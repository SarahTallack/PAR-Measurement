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B1C0E" w14:textId="77777777" w:rsidR="0090123B" w:rsidRPr="0090123B" w:rsidRDefault="0090123B" w:rsidP="0090123B">
      <w:pPr>
        <w:pStyle w:val="Heading1"/>
      </w:pPr>
      <w:r>
        <w:t>Candidate information</w:t>
      </w:r>
    </w:p>
    <w:tbl>
      <w:tblPr>
        <w:tblW w:w="5068" w:type="pct"/>
        <w:tblCellMar>
          <w:top w:w="15" w:type="dxa"/>
          <w:left w:w="15" w:type="dxa"/>
          <w:bottom w:w="15" w:type="dxa"/>
          <w:right w:w="15" w:type="dxa"/>
        </w:tblCellMar>
        <w:tblLook w:val="04A0" w:firstRow="1" w:lastRow="0" w:firstColumn="1" w:lastColumn="0" w:noHBand="0" w:noVBand="1"/>
      </w:tblPr>
      <w:tblGrid>
        <w:gridCol w:w="2269"/>
        <w:gridCol w:w="8639"/>
      </w:tblGrid>
      <w:tr w:rsidR="00107111" w:rsidRPr="001D1AD9" w14:paraId="79A428C9"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hideMark/>
          </w:tcPr>
          <w:p w14:paraId="0DA009CC" w14:textId="77777777" w:rsidR="00107111" w:rsidRPr="00EA693F" w:rsidRDefault="00107111" w:rsidP="00107111">
            <w:pPr>
              <w:jc w:val="left"/>
              <w:rPr>
                <w:b/>
                <w:bCs/>
                <w:sz w:val="18"/>
                <w:szCs w:val="18"/>
                <w:lang w:val="en-GB"/>
              </w:rPr>
            </w:pPr>
            <w:r>
              <w:rPr>
                <w:b/>
                <w:bCs/>
                <w:sz w:val="18"/>
                <w:szCs w:val="18"/>
                <w:lang w:val="en-GB"/>
              </w:rPr>
              <w:t xml:space="preserve">SURNAME, </w:t>
            </w:r>
            <w:r w:rsidRPr="0090123B">
              <w:rPr>
                <w:sz w:val="18"/>
                <w:szCs w:val="18"/>
                <w:lang w:val="en-GB"/>
              </w:rPr>
              <w:t>Name</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hideMark/>
          </w:tcPr>
          <w:p w14:paraId="4FA4A03D" w14:textId="038E9A6F" w:rsidR="00107111" w:rsidRPr="00EA693F" w:rsidRDefault="00107111" w:rsidP="00107111">
            <w:pPr>
              <w:jc w:val="left"/>
              <w:rPr>
                <w:sz w:val="24"/>
                <w:lang w:val="en-GB"/>
              </w:rPr>
            </w:pPr>
            <w:r w:rsidRPr="5F0A1A89">
              <w:rPr>
                <w:sz w:val="24"/>
                <w:lang w:val="en-GB"/>
              </w:rPr>
              <w:t>Tallack, Sarah</w:t>
            </w:r>
          </w:p>
        </w:tc>
      </w:tr>
      <w:tr w:rsidR="00107111" w:rsidRPr="001D1AD9" w14:paraId="02C4AE8B"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29BDA50D" w14:textId="77777777" w:rsidR="00107111" w:rsidRPr="001D1AD9" w:rsidRDefault="00107111" w:rsidP="00107111">
            <w:pPr>
              <w:rPr>
                <w:rFonts w:cs="Calibri"/>
                <w:b/>
                <w:bCs/>
                <w:sz w:val="18"/>
                <w:szCs w:val="18"/>
                <w:lang w:val="en-GB"/>
              </w:rPr>
            </w:pPr>
            <w:r>
              <w:rPr>
                <w:rFonts w:cs="Calibri"/>
                <w:b/>
                <w:bCs/>
                <w:sz w:val="18"/>
                <w:szCs w:val="18"/>
                <w:lang w:val="en-GB"/>
              </w:rPr>
              <w:t>PeopleSoft Employment ID</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6B71AB47" w14:textId="10C749E7" w:rsidR="00107111" w:rsidRPr="00EA693F" w:rsidRDefault="00107111" w:rsidP="00107111">
            <w:pPr>
              <w:jc w:val="left"/>
              <w:rPr>
                <w:sz w:val="24"/>
                <w:lang w:val="en-GB"/>
              </w:rPr>
            </w:pPr>
            <w:r w:rsidRPr="5F0A1A89">
              <w:rPr>
                <w:sz w:val="24"/>
                <w:lang w:val="en-GB"/>
              </w:rPr>
              <w:t>1687759</w:t>
            </w:r>
          </w:p>
        </w:tc>
      </w:tr>
      <w:tr w:rsidR="00107111" w:rsidRPr="001D1AD9" w14:paraId="20B4A603"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hideMark/>
          </w:tcPr>
          <w:p w14:paraId="4E68C5C4" w14:textId="77777777" w:rsidR="00107111" w:rsidRPr="001D1AD9" w:rsidRDefault="00107111" w:rsidP="00107111">
            <w:pPr>
              <w:rPr>
                <w:rFonts w:cs="Calibri"/>
                <w:b/>
                <w:bCs/>
                <w:sz w:val="18"/>
                <w:szCs w:val="18"/>
                <w:lang w:val="en-GB"/>
              </w:rPr>
            </w:pPr>
            <w:r>
              <w:rPr>
                <w:rFonts w:cs="Calibri"/>
                <w:b/>
                <w:bCs/>
                <w:sz w:val="18"/>
                <w:szCs w:val="18"/>
                <w:lang w:val="en-GB"/>
              </w:rPr>
              <w:t>Student number</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hideMark/>
          </w:tcPr>
          <w:p w14:paraId="2477BDAF" w14:textId="486AD186" w:rsidR="00107111" w:rsidRPr="00EA693F" w:rsidRDefault="00107111" w:rsidP="00107111">
            <w:pPr>
              <w:jc w:val="left"/>
              <w:rPr>
                <w:sz w:val="24"/>
                <w:lang w:val="en-GB"/>
              </w:rPr>
            </w:pPr>
            <w:r w:rsidRPr="5F0A1A89">
              <w:rPr>
                <w:sz w:val="24"/>
                <w:lang w:val="en-GB"/>
              </w:rPr>
              <w:t>TLLSAR002</w:t>
            </w:r>
          </w:p>
        </w:tc>
      </w:tr>
      <w:tr w:rsidR="00107111" w:rsidRPr="001D1AD9" w14:paraId="16240D0C" w14:textId="77777777" w:rsidTr="00FB5107">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D5186D9" w14:textId="77777777" w:rsidR="00107111" w:rsidRPr="00FB5107" w:rsidRDefault="00107111" w:rsidP="00107111">
            <w:pPr>
              <w:jc w:val="left"/>
              <w:rPr>
                <w:b/>
                <w:bCs/>
                <w:sz w:val="18"/>
                <w:szCs w:val="18"/>
                <w:lang w:val="en-GB"/>
              </w:rPr>
            </w:pPr>
            <w:r w:rsidRPr="00FB5107">
              <w:rPr>
                <w:b/>
                <w:bCs/>
                <w:sz w:val="18"/>
                <w:szCs w:val="18"/>
                <w:lang w:val="en-GB"/>
              </w:rPr>
              <w:t>ORCID number</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hideMark/>
          </w:tcPr>
          <w:p w14:paraId="4BAF10CB" w14:textId="44F4DAC5" w:rsidR="00107111" w:rsidRPr="00EA693F" w:rsidRDefault="00107111" w:rsidP="00107111">
            <w:pPr>
              <w:jc w:val="left"/>
              <w:rPr>
                <w:sz w:val="24"/>
                <w:lang w:val="en-GB"/>
              </w:rPr>
            </w:pPr>
            <w:r w:rsidRPr="257048C6">
              <w:rPr>
                <w:sz w:val="24"/>
              </w:rPr>
              <w:t>0000-0002-1725-8353</w:t>
            </w:r>
          </w:p>
        </w:tc>
      </w:tr>
      <w:tr w:rsidR="00107111" w:rsidRPr="001D1AD9" w14:paraId="5065206A"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0153BE9" w14:textId="77777777" w:rsidR="00107111" w:rsidRDefault="00107111" w:rsidP="00107111">
            <w:pPr>
              <w:jc w:val="left"/>
              <w:rPr>
                <w:rFonts w:cs="Calibri"/>
                <w:b/>
                <w:bCs/>
                <w:sz w:val="18"/>
                <w:szCs w:val="18"/>
                <w:lang w:val="en-GB"/>
              </w:rPr>
            </w:pPr>
            <w:r>
              <w:rPr>
                <w:rFonts w:cs="Calibri"/>
                <w:b/>
                <w:bCs/>
                <w:sz w:val="18"/>
                <w:szCs w:val="18"/>
                <w:lang w:val="en-GB"/>
              </w:rPr>
              <w:t>Degree programme</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49A8161D" w14:textId="00799049" w:rsidR="00107111" w:rsidRPr="00EA693F" w:rsidRDefault="00107111" w:rsidP="00107111">
            <w:pPr>
              <w:jc w:val="left"/>
              <w:rPr>
                <w:sz w:val="24"/>
                <w:lang w:val="en-GB"/>
              </w:rPr>
            </w:pPr>
            <w:proofErr w:type="gramStart"/>
            <w:r w:rsidRPr="6008E104">
              <w:rPr>
                <w:sz w:val="18"/>
                <w:szCs w:val="18"/>
              </w:rPr>
              <w:t>MSc(</w:t>
            </w:r>
            <w:proofErr w:type="gramEnd"/>
            <w:r w:rsidRPr="6008E104">
              <w:rPr>
                <w:sz w:val="18"/>
                <w:szCs w:val="18"/>
              </w:rPr>
              <w:t>Eng) Electrical Engineering by Dissertation (180 credit)</w:t>
            </w:r>
          </w:p>
        </w:tc>
      </w:tr>
      <w:tr w:rsidR="00107111" w:rsidRPr="001D1AD9" w14:paraId="7CA2BA62"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52996DBB" w14:textId="77777777" w:rsidR="00107111" w:rsidRDefault="00107111" w:rsidP="00107111">
            <w:pPr>
              <w:jc w:val="left"/>
              <w:rPr>
                <w:rFonts w:cs="Calibri"/>
                <w:b/>
                <w:bCs/>
                <w:sz w:val="18"/>
                <w:szCs w:val="18"/>
                <w:lang w:val="en-GB"/>
              </w:rPr>
            </w:pPr>
            <w:r>
              <w:rPr>
                <w:rFonts w:cs="Calibri"/>
                <w:b/>
                <w:bCs/>
                <w:sz w:val="18"/>
                <w:szCs w:val="18"/>
                <w:lang w:val="en-GB"/>
              </w:rPr>
              <w:t>First year of registration</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63137600" w14:textId="52A0F664" w:rsidR="00107111" w:rsidRPr="00EA693F" w:rsidRDefault="00107111" w:rsidP="00107111">
            <w:pPr>
              <w:jc w:val="left"/>
              <w:rPr>
                <w:sz w:val="24"/>
                <w:lang w:val="en-GB"/>
              </w:rPr>
            </w:pPr>
            <w:r w:rsidRPr="5F0A1A89">
              <w:rPr>
                <w:sz w:val="24"/>
                <w:lang w:val="en-GB"/>
              </w:rPr>
              <w:t>2023</w:t>
            </w:r>
          </w:p>
        </w:tc>
      </w:tr>
      <w:tr w:rsidR="00107111" w:rsidRPr="001D1AD9" w14:paraId="6F5271B1"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9D54062" w14:textId="77777777" w:rsidR="00107111" w:rsidRDefault="00107111" w:rsidP="00107111">
            <w:pPr>
              <w:jc w:val="left"/>
              <w:rPr>
                <w:rFonts w:cs="Calibri"/>
                <w:b/>
                <w:bCs/>
                <w:sz w:val="18"/>
                <w:szCs w:val="18"/>
                <w:lang w:val="en-GB"/>
              </w:rPr>
            </w:pPr>
            <w:r>
              <w:rPr>
                <w:rFonts w:cs="Calibri"/>
                <w:b/>
                <w:bCs/>
                <w:sz w:val="18"/>
                <w:szCs w:val="18"/>
                <w:lang w:val="en-GB"/>
              </w:rPr>
              <w:t>Intended submission date</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5513AFF7" w14:textId="04194B2D" w:rsidR="00107111" w:rsidRPr="00EA693F" w:rsidRDefault="00107111" w:rsidP="00107111">
            <w:pPr>
              <w:jc w:val="left"/>
              <w:rPr>
                <w:sz w:val="24"/>
                <w:lang w:val="en-GB"/>
              </w:rPr>
            </w:pPr>
            <w:r w:rsidRPr="5F0A1A89">
              <w:rPr>
                <w:sz w:val="24"/>
                <w:lang w:val="en-GB"/>
              </w:rPr>
              <w:t>2025</w:t>
            </w:r>
          </w:p>
        </w:tc>
      </w:tr>
      <w:tr w:rsidR="00107111" w:rsidRPr="001D1AD9" w14:paraId="3C8D115D"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8E080C5" w14:textId="77777777" w:rsidR="00107111" w:rsidRDefault="00107111" w:rsidP="00107111">
            <w:pPr>
              <w:jc w:val="left"/>
              <w:rPr>
                <w:rFonts w:cs="Calibri"/>
                <w:b/>
                <w:bCs/>
                <w:sz w:val="18"/>
                <w:szCs w:val="18"/>
                <w:lang w:val="en-GB"/>
              </w:rPr>
            </w:pPr>
            <w:r>
              <w:rPr>
                <w:rFonts w:cs="Calibri"/>
                <w:b/>
                <w:bCs/>
                <w:sz w:val="18"/>
                <w:szCs w:val="18"/>
                <w:lang w:val="en-GB"/>
              </w:rPr>
              <w:t>Supervisor</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5965AB0D" w14:textId="77777777" w:rsidR="00107111" w:rsidRPr="00D92186" w:rsidRDefault="00107111" w:rsidP="00107111">
            <w:pPr>
              <w:tabs>
                <w:tab w:val="left" w:pos="3440"/>
              </w:tabs>
              <w:jc w:val="left"/>
              <w:rPr>
                <w:sz w:val="18"/>
                <w:szCs w:val="18"/>
              </w:rPr>
            </w:pPr>
            <w:r w:rsidRPr="6008E104">
              <w:rPr>
                <w:sz w:val="18"/>
                <w:szCs w:val="18"/>
              </w:rPr>
              <w:t xml:space="preserve">Robyn </w:t>
            </w:r>
            <w:r w:rsidRPr="6008E104">
              <w:rPr>
                <w:b/>
                <w:bCs/>
                <w:sz w:val="18"/>
                <w:szCs w:val="18"/>
              </w:rPr>
              <w:t>Verrinder</w:t>
            </w:r>
            <w:r>
              <w:tab/>
            </w:r>
            <w:r w:rsidRPr="6008E104">
              <w:rPr>
                <w:sz w:val="18"/>
                <w:szCs w:val="18"/>
              </w:rPr>
              <w:t xml:space="preserve">Department of Electrical Engineering, </w:t>
            </w:r>
          </w:p>
          <w:p w14:paraId="67B8EDF0" w14:textId="2C600A49" w:rsidR="00107111" w:rsidRPr="00EA693F" w:rsidRDefault="00107111" w:rsidP="00107111">
            <w:pPr>
              <w:jc w:val="left"/>
              <w:rPr>
                <w:sz w:val="24"/>
                <w:lang w:val="en-GB"/>
              </w:rPr>
            </w:pPr>
            <w:ins w:id="0" w:author="Robyn Verrinder" w:date="2024-01-24T17:26:00Z">
              <w:r w:rsidRPr="00D92186">
                <w:rPr>
                  <w:sz w:val="18"/>
                  <w:szCs w:val="18"/>
                </w:rPr>
                <w:tab/>
              </w:r>
            </w:ins>
            <w:r w:rsidRPr="00D92186">
              <w:rPr>
                <w:sz w:val="18"/>
                <w:szCs w:val="18"/>
              </w:rPr>
              <w:t>University of Cape Town</w:t>
            </w:r>
          </w:p>
        </w:tc>
      </w:tr>
      <w:tr w:rsidR="00107111" w:rsidRPr="001D1AD9" w14:paraId="1708C031"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ADFFC53" w14:textId="77777777" w:rsidR="00107111" w:rsidRDefault="00107111" w:rsidP="00107111">
            <w:pPr>
              <w:jc w:val="left"/>
              <w:rPr>
                <w:rFonts w:cs="Calibri"/>
                <w:b/>
                <w:bCs/>
                <w:sz w:val="18"/>
                <w:szCs w:val="18"/>
                <w:lang w:val="en-GB"/>
              </w:rPr>
            </w:pPr>
            <w:r>
              <w:rPr>
                <w:rFonts w:cs="Calibri"/>
                <w:b/>
                <w:bCs/>
                <w:sz w:val="18"/>
                <w:szCs w:val="18"/>
                <w:lang w:val="en-GB"/>
              </w:rPr>
              <w:t>Co-supervisor 1</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4DDF9FF8" w14:textId="77777777" w:rsidR="00107111" w:rsidRPr="00EA693F" w:rsidRDefault="00107111" w:rsidP="00107111">
            <w:pPr>
              <w:jc w:val="left"/>
              <w:rPr>
                <w:sz w:val="24"/>
                <w:lang w:val="en-GB"/>
              </w:rPr>
            </w:pPr>
          </w:p>
        </w:tc>
      </w:tr>
      <w:tr w:rsidR="00107111" w:rsidRPr="001D1AD9" w14:paraId="26ECA405"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5C1DC23" w14:textId="77777777" w:rsidR="00107111" w:rsidRDefault="00107111" w:rsidP="00107111">
            <w:pPr>
              <w:jc w:val="left"/>
              <w:rPr>
                <w:rFonts w:cs="Calibri"/>
                <w:b/>
                <w:bCs/>
                <w:sz w:val="18"/>
                <w:szCs w:val="18"/>
                <w:lang w:val="en-GB"/>
              </w:rPr>
            </w:pPr>
            <w:r>
              <w:rPr>
                <w:rFonts w:cs="Calibri"/>
                <w:b/>
                <w:bCs/>
                <w:sz w:val="18"/>
                <w:szCs w:val="18"/>
                <w:lang w:val="en-GB"/>
              </w:rPr>
              <w:t>Co-supervisor 2</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3926F75E" w14:textId="77777777" w:rsidR="00107111" w:rsidRPr="00EA693F" w:rsidRDefault="00107111" w:rsidP="00107111">
            <w:pPr>
              <w:jc w:val="left"/>
              <w:rPr>
                <w:sz w:val="24"/>
                <w:lang w:val="en-GB"/>
              </w:rPr>
            </w:pPr>
          </w:p>
        </w:tc>
      </w:tr>
      <w:tr w:rsidR="00107111" w:rsidRPr="001D1AD9" w14:paraId="163017B0" w14:textId="77777777" w:rsidTr="003C1E1F">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5F5D299C" w14:textId="77777777" w:rsidR="00107111" w:rsidRPr="001D1AD9" w:rsidRDefault="00107111" w:rsidP="00107111">
            <w:pPr>
              <w:jc w:val="left"/>
              <w:rPr>
                <w:rFonts w:cs="Calibri"/>
                <w:b/>
                <w:bCs/>
                <w:sz w:val="18"/>
                <w:szCs w:val="18"/>
                <w:lang w:val="en-GB"/>
              </w:rPr>
            </w:pPr>
            <w:r>
              <w:rPr>
                <w:rFonts w:cs="Calibri"/>
                <w:b/>
                <w:bCs/>
                <w:sz w:val="18"/>
                <w:szCs w:val="18"/>
                <w:lang w:val="en-GB"/>
              </w:rPr>
              <w:t>Co-supervisor 3</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14121EB1" w14:textId="77777777" w:rsidR="00107111" w:rsidRPr="00EA693F" w:rsidRDefault="00107111" w:rsidP="00107111">
            <w:pPr>
              <w:jc w:val="left"/>
              <w:rPr>
                <w:sz w:val="24"/>
                <w:lang w:val="en-GB"/>
              </w:rPr>
            </w:pPr>
          </w:p>
        </w:tc>
      </w:tr>
    </w:tbl>
    <w:p w14:paraId="4E0974EE" w14:textId="77777777" w:rsidR="0090123B" w:rsidRDefault="0090123B" w:rsidP="0090123B">
      <w:pPr>
        <w:pStyle w:val="Heading1"/>
      </w:pPr>
    </w:p>
    <w:p w14:paraId="5BD7BEED" w14:textId="77777777" w:rsidR="0090123B" w:rsidRPr="001D1AD9" w:rsidRDefault="00841EB3" w:rsidP="0090123B">
      <w:pPr>
        <w:jc w:val="left"/>
        <w:rPr>
          <w:szCs w:val="20"/>
          <w:lang w:val="en-GB"/>
        </w:rPr>
      </w:pPr>
      <w:r w:rsidRPr="001D1AD9">
        <w:rPr>
          <w:szCs w:val="20"/>
          <w:lang w:val="en-GB"/>
        </w:rPr>
        <w:br w:type="page"/>
      </w:r>
    </w:p>
    <w:p w14:paraId="7EC47C96" w14:textId="77777777" w:rsidR="00B03D85" w:rsidRPr="001D1AD9" w:rsidRDefault="0090123B" w:rsidP="0090123B">
      <w:pPr>
        <w:pStyle w:val="Heading1"/>
      </w:pPr>
      <w:r>
        <w:lastRenderedPageBreak/>
        <w:t xml:space="preserve">Project </w:t>
      </w:r>
      <w:r w:rsidR="00632FD8">
        <w:t>details</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B03D85" w:rsidRPr="001D1AD9" w14:paraId="19FCA1DF" w14:textId="77777777" w:rsidTr="00B03D85">
        <w:tc>
          <w:tcPr>
            <w:tcW w:w="5000" w:type="pct"/>
            <w:tcBorders>
              <w:top w:val="single" w:sz="8" w:space="0" w:color="666666"/>
              <w:left w:val="single" w:sz="8" w:space="0" w:color="666666"/>
              <w:bottom w:val="single" w:sz="8" w:space="0" w:color="666666"/>
              <w:right w:val="single" w:sz="8" w:space="0" w:color="666666"/>
            </w:tcBorders>
            <w:shd w:val="clear" w:color="auto" w:fill="F3F3F3"/>
            <w:tcMar>
              <w:top w:w="100" w:type="dxa"/>
              <w:left w:w="100" w:type="dxa"/>
              <w:bottom w:w="100" w:type="dxa"/>
              <w:right w:w="100" w:type="dxa"/>
            </w:tcMar>
            <w:hideMark/>
          </w:tcPr>
          <w:p w14:paraId="52EC754F" w14:textId="77777777" w:rsidR="00B03D85" w:rsidRPr="00632FD8" w:rsidRDefault="00632FD8" w:rsidP="00310453">
            <w:pPr>
              <w:pStyle w:val="ListParagraph"/>
              <w:numPr>
                <w:ilvl w:val="0"/>
                <w:numId w:val="21"/>
              </w:numPr>
              <w:ind w:left="319" w:hanging="319"/>
              <w:rPr>
                <w:rFonts w:cs="Calibri"/>
                <w:color w:val="595959" w:themeColor="text1" w:themeTint="A6"/>
                <w:sz w:val="18"/>
                <w:szCs w:val="18"/>
                <w:lang w:val="en-GB"/>
              </w:rPr>
            </w:pPr>
            <w:r w:rsidRPr="00632FD8">
              <w:rPr>
                <w:rFonts w:cs="Calibri"/>
                <w:color w:val="595959" w:themeColor="text1" w:themeTint="A6"/>
                <w:sz w:val="18"/>
                <w:szCs w:val="18"/>
                <w:lang w:val="en-GB"/>
              </w:rPr>
              <w:t>Please complete this document and upload it to the PeopleSoft MoU/PPA Attachment section under Thesis Information</w:t>
            </w:r>
          </w:p>
          <w:p w14:paraId="545D4A6A" w14:textId="77777777" w:rsidR="00FC6BDD" w:rsidRPr="003121EC" w:rsidRDefault="00632FD8" w:rsidP="00632FD8">
            <w:pPr>
              <w:pStyle w:val="ListParagraph"/>
              <w:numPr>
                <w:ilvl w:val="0"/>
                <w:numId w:val="21"/>
              </w:numPr>
              <w:ind w:left="319" w:hanging="319"/>
              <w:rPr>
                <w:b/>
                <w:bCs/>
                <w:color w:val="0070C0"/>
                <w:sz w:val="18"/>
                <w:szCs w:val="18"/>
                <w:lang w:val="en-GB"/>
              </w:rPr>
            </w:pPr>
            <w:r>
              <w:rPr>
                <w:rFonts w:cs="Calibri"/>
                <w:color w:val="595959" w:themeColor="text1" w:themeTint="A6"/>
                <w:sz w:val="18"/>
                <w:szCs w:val="18"/>
                <w:lang w:val="en-GB"/>
              </w:rPr>
              <w:t xml:space="preserve">Once you have completed your detailed research </w:t>
            </w:r>
            <w:proofErr w:type="gramStart"/>
            <w:r>
              <w:rPr>
                <w:rFonts w:cs="Calibri"/>
                <w:color w:val="595959" w:themeColor="text1" w:themeTint="A6"/>
                <w:sz w:val="18"/>
                <w:szCs w:val="18"/>
                <w:lang w:val="en-GB"/>
              </w:rPr>
              <w:t>proposal</w:t>
            </w:r>
            <w:proofErr w:type="gramEnd"/>
            <w:r>
              <w:rPr>
                <w:rFonts w:cs="Calibri"/>
                <w:color w:val="595959" w:themeColor="text1" w:themeTint="A6"/>
                <w:sz w:val="18"/>
                <w:szCs w:val="18"/>
                <w:lang w:val="en-GB"/>
              </w:rPr>
              <w:t xml:space="preserve"> please attach this</w:t>
            </w:r>
            <w:r>
              <w:rPr>
                <w:color w:val="595959" w:themeColor="text1" w:themeTint="A6"/>
                <w:sz w:val="18"/>
                <w:szCs w:val="18"/>
                <w:lang w:val="en-GB"/>
              </w:rPr>
              <w:t>.</w:t>
            </w:r>
          </w:p>
        </w:tc>
      </w:tr>
    </w:tbl>
    <w:p w14:paraId="0BDAA7EE" w14:textId="77777777" w:rsidR="0090123B" w:rsidRPr="001D1AD9" w:rsidRDefault="0090123B" w:rsidP="00B03D85">
      <w:pPr>
        <w:rPr>
          <w:color w:val="000000"/>
          <w:lang w:val="en-GB"/>
        </w:rPr>
      </w:pPr>
    </w:p>
    <w:tbl>
      <w:tblPr>
        <w:tblW w:w="8685" w:type="pct"/>
        <w:tblCellMar>
          <w:top w:w="15" w:type="dxa"/>
          <w:left w:w="15" w:type="dxa"/>
          <w:bottom w:w="15" w:type="dxa"/>
          <w:right w:w="15" w:type="dxa"/>
        </w:tblCellMar>
        <w:tblLook w:val="04A0" w:firstRow="1" w:lastRow="0" w:firstColumn="1" w:lastColumn="0" w:noHBand="0" w:noVBand="1"/>
      </w:tblPr>
      <w:tblGrid>
        <w:gridCol w:w="2830"/>
        <w:gridCol w:w="7934"/>
        <w:gridCol w:w="7930"/>
      </w:tblGrid>
      <w:tr w:rsidR="00107111" w:rsidRPr="001D1AD9" w14:paraId="026EEEB4" w14:textId="77777777" w:rsidTr="00E6096E">
        <w:tc>
          <w:tcPr>
            <w:tcW w:w="757"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hideMark/>
          </w:tcPr>
          <w:p w14:paraId="5E69069D" w14:textId="77777777" w:rsidR="00107111" w:rsidRPr="00632FD8" w:rsidRDefault="00107111" w:rsidP="00107111">
            <w:pPr>
              <w:pStyle w:val="Normalbold"/>
              <w:rPr>
                <w:b/>
                <w:bCs/>
                <w:sz w:val="18"/>
                <w:szCs w:val="18"/>
              </w:rPr>
            </w:pPr>
            <w:r w:rsidRPr="00632FD8">
              <w:rPr>
                <w:b/>
                <w:bCs/>
                <w:sz w:val="18"/>
                <w:szCs w:val="18"/>
              </w:rPr>
              <w:t>Provisional project title</w:t>
            </w:r>
          </w:p>
        </w:tc>
        <w:tc>
          <w:tcPr>
            <w:tcW w:w="2122" w:type="pct"/>
            <w:tcBorders>
              <w:top w:val="single" w:sz="4" w:space="0" w:color="666666"/>
              <w:left w:val="single" w:sz="4" w:space="0" w:color="666666"/>
              <w:bottom w:val="single" w:sz="4" w:space="0" w:color="666666"/>
              <w:right w:val="single" w:sz="4" w:space="0" w:color="666666"/>
            </w:tcBorders>
            <w:vAlign w:val="center"/>
          </w:tcPr>
          <w:p w14:paraId="0307BD94" w14:textId="6AF04D3B" w:rsidR="00107111" w:rsidRPr="001D1AD9" w:rsidRDefault="00107111" w:rsidP="00107111">
            <w:pPr>
              <w:jc w:val="left"/>
              <w:rPr>
                <w:lang w:val="en-GB"/>
              </w:rPr>
            </w:pPr>
            <w:r w:rsidRPr="257048C6">
              <w:rPr>
                <w:lang w:val="en-GB"/>
              </w:rPr>
              <w:t>Photo-synthetically available radiance (PAR) measurement in Antarctic Marginal Ice Zone (MIZ)</w:t>
            </w:r>
          </w:p>
        </w:tc>
        <w:tc>
          <w:tcPr>
            <w:tcW w:w="2122"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hideMark/>
          </w:tcPr>
          <w:p w14:paraId="7E2F94DD" w14:textId="467B4B62" w:rsidR="00107111" w:rsidRPr="001D1AD9" w:rsidRDefault="00107111" w:rsidP="00107111">
            <w:pPr>
              <w:jc w:val="left"/>
              <w:rPr>
                <w:lang w:val="en-GB"/>
              </w:rPr>
            </w:pPr>
          </w:p>
        </w:tc>
      </w:tr>
      <w:tr w:rsidR="00107111" w:rsidRPr="001D1AD9" w14:paraId="02744BF5" w14:textId="77777777" w:rsidTr="00E6096E">
        <w:tc>
          <w:tcPr>
            <w:tcW w:w="757"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hideMark/>
          </w:tcPr>
          <w:p w14:paraId="74C83226" w14:textId="77777777" w:rsidR="00107111" w:rsidRPr="00632FD8" w:rsidRDefault="00107111" w:rsidP="00107111">
            <w:pPr>
              <w:pStyle w:val="Normalbold"/>
              <w:rPr>
                <w:b/>
                <w:bCs/>
                <w:sz w:val="18"/>
                <w:szCs w:val="18"/>
              </w:rPr>
            </w:pPr>
            <w:r w:rsidRPr="00632FD8">
              <w:rPr>
                <w:b/>
                <w:bCs/>
                <w:sz w:val="18"/>
                <w:szCs w:val="18"/>
              </w:rPr>
              <w:t>Project aim</w:t>
            </w:r>
          </w:p>
        </w:tc>
        <w:tc>
          <w:tcPr>
            <w:tcW w:w="2122" w:type="pct"/>
            <w:tcBorders>
              <w:top w:val="single" w:sz="4" w:space="0" w:color="666666"/>
              <w:left w:val="single" w:sz="4" w:space="0" w:color="666666"/>
              <w:bottom w:val="single" w:sz="4" w:space="0" w:color="666666"/>
              <w:right w:val="single" w:sz="4" w:space="0" w:color="666666"/>
            </w:tcBorders>
            <w:vAlign w:val="center"/>
          </w:tcPr>
          <w:p w14:paraId="41596074" w14:textId="1FCFD06A" w:rsidR="00107111" w:rsidRPr="001D1AD9" w:rsidRDefault="00107111" w:rsidP="00107111">
            <w:pPr>
              <w:rPr>
                <w:b/>
                <w:bCs/>
                <w:lang w:val="en-GB"/>
              </w:rPr>
            </w:pPr>
            <w:r w:rsidRPr="257048C6">
              <w:rPr>
                <w:b/>
                <w:bCs/>
                <w:lang w:val="en-GB"/>
              </w:rPr>
              <w:t>Develop a low-cost reliable solution for the measurement of PAR through sea-ice in the Antarctic MIZ</w:t>
            </w:r>
          </w:p>
        </w:tc>
        <w:tc>
          <w:tcPr>
            <w:tcW w:w="2122"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hideMark/>
          </w:tcPr>
          <w:p w14:paraId="3F38D5F1" w14:textId="5B009B79" w:rsidR="00107111" w:rsidRPr="001D1AD9" w:rsidRDefault="00107111" w:rsidP="00107111">
            <w:pPr>
              <w:rPr>
                <w:b/>
                <w:bCs/>
                <w:lang w:val="en-GB"/>
              </w:rPr>
            </w:pPr>
          </w:p>
        </w:tc>
      </w:tr>
      <w:tr w:rsidR="00107111" w:rsidRPr="001D1AD9" w14:paraId="5814D38C" w14:textId="77777777" w:rsidTr="00107111">
        <w:trPr>
          <w:trHeight w:val="5102"/>
        </w:trPr>
        <w:tc>
          <w:tcPr>
            <w:tcW w:w="757"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hideMark/>
          </w:tcPr>
          <w:p w14:paraId="42929B78" w14:textId="77777777" w:rsidR="00107111" w:rsidRPr="00632FD8" w:rsidRDefault="00107111" w:rsidP="00107111">
            <w:pPr>
              <w:pStyle w:val="Normalbold"/>
              <w:rPr>
                <w:b/>
                <w:bCs/>
                <w:sz w:val="18"/>
                <w:szCs w:val="18"/>
              </w:rPr>
            </w:pPr>
            <w:r w:rsidRPr="00632FD8">
              <w:rPr>
                <w:b/>
                <w:bCs/>
                <w:sz w:val="18"/>
                <w:szCs w:val="18"/>
              </w:rPr>
              <w:t>Project abstract</w:t>
            </w:r>
          </w:p>
          <w:p w14:paraId="0D631D8C" w14:textId="77777777" w:rsidR="00107111" w:rsidRDefault="00107111" w:rsidP="00107111">
            <w:pPr>
              <w:pStyle w:val="Normalbold"/>
              <w:rPr>
                <w:rFonts w:ascii="Montserrat" w:hAnsi="Montserrat"/>
                <w:b/>
                <w:bCs/>
                <w:color w:val="0070C0"/>
                <w:sz w:val="15"/>
                <w:szCs w:val="15"/>
              </w:rPr>
            </w:pPr>
            <w:r w:rsidRPr="00632FD8">
              <w:rPr>
                <w:rFonts w:ascii="Montserrat" w:hAnsi="Montserrat"/>
                <w:b/>
                <w:bCs/>
                <w:color w:val="0070C0"/>
                <w:sz w:val="15"/>
                <w:szCs w:val="15"/>
              </w:rPr>
              <w:t>(</w:t>
            </w:r>
            <w:r>
              <w:rPr>
                <w:rFonts w:ascii="Montserrat" w:hAnsi="Montserrat"/>
                <w:b/>
                <w:bCs/>
                <w:color w:val="0070C0"/>
                <w:sz w:val="15"/>
                <w:szCs w:val="15"/>
              </w:rPr>
              <w:t>~</w:t>
            </w:r>
            <w:r w:rsidRPr="00632FD8">
              <w:rPr>
                <w:rFonts w:ascii="Montserrat" w:hAnsi="Montserrat"/>
                <w:b/>
                <w:bCs/>
                <w:color w:val="0070C0"/>
                <w:sz w:val="15"/>
                <w:szCs w:val="15"/>
              </w:rPr>
              <w:t>200 word</w:t>
            </w:r>
            <w:r>
              <w:rPr>
                <w:rFonts w:ascii="Montserrat" w:hAnsi="Montserrat"/>
                <w:b/>
                <w:bCs/>
                <w:color w:val="0070C0"/>
                <w:sz w:val="15"/>
                <w:szCs w:val="15"/>
              </w:rPr>
              <w:t>s</w:t>
            </w:r>
            <w:r w:rsidRPr="00632FD8">
              <w:rPr>
                <w:rFonts w:ascii="Montserrat" w:hAnsi="Montserrat"/>
                <w:b/>
                <w:bCs/>
                <w:color w:val="0070C0"/>
                <w:sz w:val="15"/>
                <w:szCs w:val="15"/>
              </w:rPr>
              <w:t xml:space="preserve">) </w:t>
            </w:r>
          </w:p>
          <w:p w14:paraId="2E712AE6" w14:textId="77777777" w:rsidR="00107111" w:rsidRPr="00632FD8" w:rsidRDefault="00107111" w:rsidP="00107111">
            <w:pPr>
              <w:pStyle w:val="Normalbold"/>
              <w:rPr>
                <w:rFonts w:ascii="Montserrat" w:hAnsi="Montserrat"/>
                <w:sz w:val="15"/>
                <w:szCs w:val="15"/>
              </w:rPr>
            </w:pPr>
            <w:r w:rsidRPr="00632FD8">
              <w:rPr>
                <w:rFonts w:ascii="Montserrat" w:hAnsi="Montserrat"/>
                <w:sz w:val="15"/>
                <w:szCs w:val="15"/>
              </w:rPr>
              <w:t>(</w:t>
            </w:r>
            <w:r w:rsidRPr="00632FD8">
              <w:rPr>
                <w:rFonts w:ascii="Montserrat" w:hAnsi="Montserrat"/>
                <w:color w:val="767171" w:themeColor="background2" w:themeShade="80"/>
                <w:sz w:val="15"/>
                <w:szCs w:val="15"/>
              </w:rPr>
              <w:t>May use a graphical abstract format if appropriate)</w:t>
            </w:r>
          </w:p>
        </w:tc>
        <w:tc>
          <w:tcPr>
            <w:tcW w:w="2122" w:type="pct"/>
            <w:tcBorders>
              <w:top w:val="single" w:sz="4" w:space="0" w:color="666666"/>
              <w:left w:val="single" w:sz="4" w:space="0" w:color="666666"/>
              <w:bottom w:val="single" w:sz="4" w:space="0" w:color="666666"/>
              <w:right w:val="single" w:sz="4" w:space="0" w:color="666666"/>
            </w:tcBorders>
          </w:tcPr>
          <w:p w14:paraId="5C4CE5BE" w14:textId="027B2F47" w:rsidR="00107111" w:rsidRPr="001D1AD9" w:rsidRDefault="00107111" w:rsidP="00107111">
            <w:pPr>
              <w:rPr>
                <w:rFonts w:cs="Calibri"/>
                <w:szCs w:val="20"/>
                <w:lang w:val="en-GB"/>
              </w:rPr>
            </w:pPr>
            <w:r w:rsidRPr="0250699C">
              <w:rPr>
                <w:rFonts w:eastAsia="Montserrat" w:cs="Montserrat"/>
                <w:lang w:val="en-GB"/>
              </w:rPr>
              <w:t xml:space="preserve">The distribution of sea ice in the Marginal Ice Zone (MIZ) in the Southern Ocean (SO) has a significant effect on global climate patterns, but our understanding of this unique region suffers from a lack of Antarctic seasonal in situ measurement data, especially over the winter season (Kennicutt II et al., 2019; Parkinson, 2004). Sea ice acts as a physical and reflective boundary between the atmosphere and ocean, which influences heat transfer to the ocean and energy budget available to </w:t>
            </w:r>
            <w:proofErr w:type="spellStart"/>
            <w:r w:rsidRPr="0250699C">
              <w:rPr>
                <w:rFonts w:eastAsia="Montserrat" w:cs="Montserrat"/>
                <w:lang w:val="en-GB"/>
              </w:rPr>
              <w:t>phyto</w:t>
            </w:r>
            <w:proofErr w:type="spellEnd"/>
            <w:r w:rsidRPr="0250699C">
              <w:rPr>
                <w:rFonts w:eastAsia="Montserrat" w:cs="Montserrat"/>
                <w:lang w:val="en-GB"/>
              </w:rPr>
              <w:t>-plankton below the ice. There has been limited measurement of solar radiative transfer through sea ice in different seasons in the polar regions (</w:t>
            </w:r>
            <w:proofErr w:type="spellStart"/>
            <w:r w:rsidRPr="0250699C">
              <w:rPr>
                <w:rFonts w:eastAsia="Montserrat" w:cs="Montserrat"/>
                <w:lang w:val="en-GB"/>
              </w:rPr>
              <w:t>Katlein</w:t>
            </w:r>
            <w:proofErr w:type="spellEnd"/>
            <w:r w:rsidRPr="0250699C">
              <w:rPr>
                <w:rFonts w:eastAsia="Montserrat" w:cs="Montserrat"/>
                <w:lang w:val="en-GB"/>
              </w:rPr>
              <w:t xml:space="preserve"> et al., 2020), with virtually no in situ measurements in the Antarctic. Recent studies by Hague and Vichi (2020) show phytoplankton growth under sea ice during late winter which indicates that there is radiative transfer through the sea ice even in seasons of highest ice cover. Photo-synthetically Active Radiation (PAR) sensors are traditionally very expensive, making these measurements difficult. Robust and affordable radiative sensors would improve our ability to quantify radiative transfer through sea ice. </w:t>
            </w:r>
            <w:proofErr w:type="spellStart"/>
            <w:r w:rsidRPr="0250699C">
              <w:rPr>
                <w:rFonts w:eastAsia="Montserrat" w:cs="Montserrat"/>
                <w:lang w:val="en-GB"/>
              </w:rPr>
              <w:t>Katlein</w:t>
            </w:r>
            <w:proofErr w:type="spellEnd"/>
            <w:r w:rsidRPr="0250699C">
              <w:rPr>
                <w:rFonts w:eastAsia="Montserrat" w:cs="Montserrat"/>
                <w:lang w:val="en-GB"/>
              </w:rPr>
              <w:t xml:space="preserve"> et al. (2020) developed a radiative sensor chain based on off-the-shelf photo diode sensors for the Arctic region and the goal of this project is to extend this work for an Antarctic implementation.</w:t>
            </w:r>
          </w:p>
        </w:tc>
        <w:tc>
          <w:tcPr>
            <w:tcW w:w="2122"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hideMark/>
          </w:tcPr>
          <w:p w14:paraId="46878562" w14:textId="1CD61769" w:rsidR="00107111" w:rsidRPr="001D1AD9" w:rsidRDefault="00107111" w:rsidP="00107111">
            <w:pPr>
              <w:rPr>
                <w:rFonts w:cs="Calibri"/>
                <w:szCs w:val="20"/>
                <w:lang w:val="en-GB"/>
              </w:rPr>
            </w:pPr>
          </w:p>
        </w:tc>
      </w:tr>
      <w:tr w:rsidR="00107111" w:rsidRPr="001D1AD9" w14:paraId="2A10B601" w14:textId="77777777" w:rsidTr="00E6096E">
        <w:tc>
          <w:tcPr>
            <w:tcW w:w="757"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2047E9F" w14:textId="77777777" w:rsidR="00107111" w:rsidRPr="00632FD8" w:rsidRDefault="00107111" w:rsidP="00107111">
            <w:pPr>
              <w:pStyle w:val="Normalbold"/>
              <w:rPr>
                <w:b/>
                <w:bCs/>
                <w:color w:val="0070C0"/>
                <w:sz w:val="15"/>
                <w:szCs w:val="15"/>
              </w:rPr>
            </w:pPr>
            <w:r w:rsidRPr="00632FD8">
              <w:rPr>
                <w:rFonts w:ascii="Montserrat" w:hAnsi="Montserrat"/>
                <w:b/>
                <w:bCs/>
                <w:sz w:val="18"/>
                <w:szCs w:val="18"/>
              </w:rPr>
              <w:t>Significance statement</w:t>
            </w:r>
            <w:r w:rsidRPr="009C0A6C">
              <w:rPr>
                <w:rFonts w:ascii="Montserrat" w:hAnsi="Montserrat"/>
              </w:rPr>
              <w:t xml:space="preserve"> </w:t>
            </w:r>
            <w:r w:rsidRPr="00632FD8">
              <w:rPr>
                <w:rFonts w:ascii="Montserrat" w:hAnsi="Montserrat"/>
                <w:b/>
                <w:bCs/>
                <w:color w:val="0070C0"/>
                <w:sz w:val="15"/>
                <w:szCs w:val="15"/>
              </w:rPr>
              <w:t>(</w:t>
            </w:r>
            <w:r>
              <w:rPr>
                <w:rFonts w:ascii="Montserrat" w:hAnsi="Montserrat"/>
                <w:b/>
                <w:bCs/>
                <w:color w:val="0070C0"/>
                <w:sz w:val="15"/>
                <w:szCs w:val="15"/>
              </w:rPr>
              <w:t>~</w:t>
            </w:r>
            <w:r w:rsidRPr="00632FD8">
              <w:rPr>
                <w:rFonts w:ascii="Montserrat" w:hAnsi="Montserrat"/>
                <w:b/>
                <w:bCs/>
                <w:color w:val="0070C0"/>
                <w:sz w:val="15"/>
                <w:szCs w:val="15"/>
              </w:rPr>
              <w:t>200 word</w:t>
            </w:r>
            <w:r>
              <w:rPr>
                <w:rFonts w:ascii="Montserrat" w:hAnsi="Montserrat"/>
                <w:b/>
                <w:bCs/>
                <w:color w:val="0070C0"/>
                <w:sz w:val="15"/>
                <w:szCs w:val="15"/>
              </w:rPr>
              <w:t>s</w:t>
            </w:r>
            <w:r w:rsidRPr="00632FD8">
              <w:rPr>
                <w:rFonts w:ascii="Montserrat" w:hAnsi="Montserrat"/>
                <w:b/>
                <w:bCs/>
                <w:color w:val="0070C0"/>
                <w:sz w:val="15"/>
                <w:szCs w:val="15"/>
              </w:rPr>
              <w:t xml:space="preserve">) </w:t>
            </w:r>
          </w:p>
          <w:p w14:paraId="717A6EA7" w14:textId="77777777" w:rsidR="00107111" w:rsidRPr="001D1AD9" w:rsidRDefault="00107111" w:rsidP="00107111">
            <w:pPr>
              <w:pStyle w:val="Normalbold"/>
            </w:pPr>
            <w:r w:rsidRPr="00632FD8">
              <w:rPr>
                <w:rFonts w:ascii="Montserrat" w:hAnsi="Montserrat"/>
                <w:color w:val="767171" w:themeColor="background2" w:themeShade="80"/>
                <w:sz w:val="15"/>
                <w:szCs w:val="15"/>
              </w:rPr>
              <w:t>Explain the purpose of your research to a non-expert</w:t>
            </w:r>
          </w:p>
        </w:tc>
        <w:tc>
          <w:tcPr>
            <w:tcW w:w="2122" w:type="pct"/>
            <w:tcBorders>
              <w:top w:val="single" w:sz="4" w:space="0" w:color="666666"/>
              <w:left w:val="single" w:sz="4" w:space="0" w:color="666666"/>
              <w:bottom w:val="single" w:sz="4" w:space="0" w:color="666666"/>
              <w:right w:val="single" w:sz="4" w:space="0" w:color="666666"/>
            </w:tcBorders>
            <w:vAlign w:val="center"/>
          </w:tcPr>
          <w:p w14:paraId="36E9C322" w14:textId="4AD1762F" w:rsidR="00107111" w:rsidRPr="001D1AD9" w:rsidRDefault="00107111" w:rsidP="00107111">
            <w:pPr>
              <w:jc w:val="left"/>
              <w:rPr>
                <w:lang w:val="en-GB"/>
              </w:rPr>
            </w:pPr>
            <w:r w:rsidRPr="0250699C">
              <w:rPr>
                <w:lang w:val="en-GB"/>
              </w:rPr>
              <w:t>Studies have found that phytoplankton growth is occurring during late winter, which indicates that more solar radiation is transferring through the sea-ice in the MIZ than previously thought. There is a lack of year-round in-situ measurements in the Antarctic region.  Conditions in the Antarctic have an impact on the global system, therefore it is important to gather data in this region. The sensors available for the measurement of photosynthetic active radiation (PAR)– the part of light that allows photosynthesis to occur – are generally expensive. However, there has been research in measuring PAR using off-the-shelf components. The development of a low-cost PAR measurement system would allow the measurement of the radiative transfer of light through sea ice in various locations in the MIZ.</w:t>
            </w:r>
          </w:p>
        </w:tc>
        <w:tc>
          <w:tcPr>
            <w:tcW w:w="2122"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00F3F528" w14:textId="0D16989F" w:rsidR="00107111" w:rsidRPr="001D1AD9" w:rsidRDefault="00107111" w:rsidP="00107111">
            <w:pPr>
              <w:jc w:val="left"/>
              <w:rPr>
                <w:lang w:val="en-GB"/>
              </w:rPr>
            </w:pPr>
          </w:p>
        </w:tc>
      </w:tr>
    </w:tbl>
    <w:p w14:paraId="5E23203A" w14:textId="77777777" w:rsidR="002A2A51" w:rsidRDefault="002A2A51" w:rsidP="002A2A51">
      <w:pPr>
        <w:pStyle w:val="Heading2"/>
        <w:rPr>
          <w:lang w:val="en-GB"/>
        </w:rPr>
      </w:pPr>
      <w:r>
        <w:rPr>
          <w:lang w:val="en-GB"/>
        </w:rPr>
        <w:t>Logistics</w:t>
      </w:r>
    </w:p>
    <w:tbl>
      <w:tblPr>
        <w:tblStyle w:val="TableGrid"/>
        <w:tblW w:w="4998" w:type="pct"/>
        <w:tblInd w:w="5" w:type="dxa"/>
        <w:tblLook w:val="04A0" w:firstRow="1" w:lastRow="0" w:firstColumn="1" w:lastColumn="0" w:noHBand="0" w:noVBand="1"/>
      </w:tblPr>
      <w:tblGrid>
        <w:gridCol w:w="10758"/>
      </w:tblGrid>
      <w:tr w:rsidR="002A2A51" w:rsidRPr="00536F9D" w14:paraId="5CA60EEF" w14:textId="77777777" w:rsidTr="00075E3E">
        <w:trPr>
          <w:trHeight w:val="340"/>
        </w:trPr>
        <w:tc>
          <w:tcPr>
            <w:tcW w:w="5000" w:type="pct"/>
            <w:tcBorders>
              <w:top w:val="single" w:sz="4" w:space="0" w:color="auto"/>
            </w:tcBorders>
            <w:shd w:val="clear" w:color="auto" w:fill="D0CECE" w:themeFill="background2" w:themeFillShade="E6"/>
            <w:vAlign w:val="center"/>
          </w:tcPr>
          <w:p w14:paraId="04982A93" w14:textId="77777777" w:rsidR="002A2A51" w:rsidRPr="00536F9D" w:rsidRDefault="00B0230B" w:rsidP="004C4C4A">
            <w:pPr>
              <w:jc w:val="left"/>
              <w:rPr>
                <w:lang w:val="en-GB"/>
              </w:rPr>
            </w:pPr>
            <w:r>
              <w:rPr>
                <w:b/>
                <w:bCs/>
                <w:lang w:val="en-GB"/>
              </w:rPr>
              <w:t>Equipment requirements</w:t>
            </w:r>
          </w:p>
        </w:tc>
      </w:tr>
      <w:tr w:rsidR="002A2A51" w:rsidRPr="009C0A6C" w14:paraId="0102E630" w14:textId="77777777" w:rsidTr="00075E3E">
        <w:trPr>
          <w:trHeight w:val="567"/>
        </w:trPr>
        <w:tc>
          <w:tcPr>
            <w:tcW w:w="5000" w:type="pct"/>
          </w:tcPr>
          <w:p w14:paraId="6997D63E" w14:textId="77777777" w:rsidR="002A2A51" w:rsidRPr="00D421F0" w:rsidRDefault="00D421F0" w:rsidP="00D421F0">
            <w:pPr>
              <w:pStyle w:val="ListParagraph"/>
              <w:numPr>
                <w:ilvl w:val="0"/>
                <w:numId w:val="53"/>
              </w:numPr>
              <w:spacing w:after="60"/>
              <w:ind w:left="319" w:hanging="284"/>
              <w:rPr>
                <w:szCs w:val="20"/>
                <w:lang w:val="en-GB"/>
              </w:rPr>
            </w:pPr>
            <w:r w:rsidRPr="00D421F0">
              <w:rPr>
                <w:lang w:val="en-GB"/>
              </w:rPr>
              <w:t>To be arranged when needed and funded by project</w:t>
            </w:r>
            <w:r>
              <w:rPr>
                <w:lang w:val="en-GB"/>
              </w:rPr>
              <w:t xml:space="preserve"> if included and agreed to in the research proposal.</w:t>
            </w:r>
          </w:p>
        </w:tc>
      </w:tr>
      <w:tr w:rsidR="00B0230B" w:rsidRPr="00536F9D" w14:paraId="6EA10951" w14:textId="77777777" w:rsidTr="00075E3E">
        <w:trPr>
          <w:trHeight w:val="340"/>
        </w:trPr>
        <w:tc>
          <w:tcPr>
            <w:tcW w:w="5000" w:type="pct"/>
            <w:tcBorders>
              <w:top w:val="single" w:sz="4" w:space="0" w:color="auto"/>
            </w:tcBorders>
            <w:shd w:val="clear" w:color="auto" w:fill="D0CECE" w:themeFill="background2" w:themeFillShade="E6"/>
            <w:vAlign w:val="center"/>
          </w:tcPr>
          <w:p w14:paraId="674574DC" w14:textId="77777777" w:rsidR="00B0230B" w:rsidRPr="00536F9D" w:rsidRDefault="00B0230B" w:rsidP="004C4C4A">
            <w:pPr>
              <w:jc w:val="left"/>
              <w:rPr>
                <w:lang w:val="en-GB"/>
              </w:rPr>
            </w:pPr>
            <w:r>
              <w:rPr>
                <w:b/>
                <w:bCs/>
                <w:lang w:val="en-GB"/>
              </w:rPr>
              <w:t>Laboratory requirements</w:t>
            </w:r>
          </w:p>
        </w:tc>
      </w:tr>
      <w:tr w:rsidR="00B0230B" w:rsidRPr="009C0A6C" w14:paraId="5115EA3A" w14:textId="77777777" w:rsidTr="00075E3E">
        <w:trPr>
          <w:trHeight w:val="567"/>
        </w:trPr>
        <w:tc>
          <w:tcPr>
            <w:tcW w:w="5000" w:type="pct"/>
          </w:tcPr>
          <w:p w14:paraId="32EF5539" w14:textId="77777777" w:rsidR="00E57614" w:rsidRPr="00E0261A" w:rsidRDefault="00E57614" w:rsidP="00E57614">
            <w:pPr>
              <w:pStyle w:val="ListParagraph"/>
              <w:numPr>
                <w:ilvl w:val="0"/>
                <w:numId w:val="49"/>
              </w:numPr>
              <w:spacing w:line="276" w:lineRule="auto"/>
              <w:ind w:left="319" w:hanging="319"/>
              <w:rPr>
                <w:lang w:val="en-GB"/>
              </w:rPr>
            </w:pPr>
            <w:r w:rsidRPr="00E0261A">
              <w:rPr>
                <w:lang w:val="en-GB"/>
              </w:rPr>
              <w:t>Formal experiments will be outlined in the research proposal</w:t>
            </w:r>
            <w:r w:rsidR="00D421F0">
              <w:rPr>
                <w:lang w:val="en-GB"/>
              </w:rPr>
              <w:t>.</w:t>
            </w:r>
          </w:p>
          <w:p w14:paraId="22A53BA8" w14:textId="77777777" w:rsidR="00E57614" w:rsidRPr="00E0261A" w:rsidRDefault="00E57614" w:rsidP="00E57614">
            <w:pPr>
              <w:pStyle w:val="ListParagraph"/>
              <w:numPr>
                <w:ilvl w:val="0"/>
                <w:numId w:val="49"/>
              </w:numPr>
              <w:spacing w:line="276" w:lineRule="auto"/>
              <w:ind w:left="319" w:hanging="319"/>
              <w:rPr>
                <w:lang w:val="en-GB"/>
              </w:rPr>
            </w:pPr>
            <w:r w:rsidRPr="00E0261A">
              <w:rPr>
                <w:lang w:val="en-GB"/>
              </w:rPr>
              <w:t xml:space="preserve">Desk space </w:t>
            </w:r>
            <w:r>
              <w:rPr>
                <w:lang w:val="en-GB"/>
              </w:rPr>
              <w:t xml:space="preserve">is available </w:t>
            </w:r>
            <w:r w:rsidRPr="00E0261A">
              <w:rPr>
                <w:lang w:val="en-GB"/>
              </w:rPr>
              <w:t xml:space="preserve">to the student in the </w:t>
            </w:r>
            <w:r>
              <w:rPr>
                <w:lang w:val="en-GB"/>
              </w:rPr>
              <w:t>ARU</w:t>
            </w:r>
            <w:r w:rsidRPr="00E0261A">
              <w:rPr>
                <w:lang w:val="en-GB"/>
              </w:rPr>
              <w:t xml:space="preserve"> </w:t>
            </w:r>
            <w:r w:rsidR="00D421F0">
              <w:rPr>
                <w:lang w:val="en-GB"/>
              </w:rPr>
              <w:t>and MARIS hub.</w:t>
            </w:r>
          </w:p>
          <w:p w14:paraId="37EE6E9A" w14:textId="77777777" w:rsidR="00D421F0" w:rsidRPr="00D421F0" w:rsidRDefault="00E57614" w:rsidP="00D421F0">
            <w:pPr>
              <w:pStyle w:val="ListParagraph"/>
              <w:numPr>
                <w:ilvl w:val="0"/>
                <w:numId w:val="49"/>
              </w:numPr>
              <w:spacing w:line="276" w:lineRule="auto"/>
              <w:ind w:left="319" w:hanging="319"/>
              <w:rPr>
                <w:lang w:val="en-GB"/>
              </w:rPr>
            </w:pPr>
            <w:r w:rsidRPr="00E0261A">
              <w:rPr>
                <w:lang w:val="en-GB"/>
              </w:rPr>
              <w:t>Prototyping facilities are available in the workshop space in the Mechatronics Lab for building/hardware work</w:t>
            </w:r>
            <w:r w:rsidR="00D421F0">
              <w:rPr>
                <w:lang w:val="en-GB"/>
              </w:rPr>
              <w:t>.</w:t>
            </w:r>
          </w:p>
        </w:tc>
      </w:tr>
      <w:tr w:rsidR="00B0230B" w:rsidRPr="00536F9D" w14:paraId="14CE5D4A" w14:textId="77777777" w:rsidTr="00075E3E">
        <w:trPr>
          <w:trHeight w:val="340"/>
        </w:trPr>
        <w:tc>
          <w:tcPr>
            <w:tcW w:w="5000" w:type="pct"/>
            <w:tcBorders>
              <w:top w:val="single" w:sz="4" w:space="0" w:color="auto"/>
            </w:tcBorders>
            <w:shd w:val="clear" w:color="auto" w:fill="D0CECE" w:themeFill="background2" w:themeFillShade="E6"/>
            <w:vAlign w:val="center"/>
          </w:tcPr>
          <w:p w14:paraId="50C79C92" w14:textId="77777777" w:rsidR="00B0230B" w:rsidRPr="00536F9D" w:rsidRDefault="00B0230B" w:rsidP="004C4C4A">
            <w:pPr>
              <w:jc w:val="left"/>
              <w:rPr>
                <w:lang w:val="en-GB"/>
              </w:rPr>
            </w:pPr>
            <w:r>
              <w:rPr>
                <w:b/>
                <w:bCs/>
                <w:lang w:val="en-GB"/>
              </w:rPr>
              <w:lastRenderedPageBreak/>
              <w:t>Fieldwork requirements</w:t>
            </w:r>
          </w:p>
        </w:tc>
      </w:tr>
      <w:tr w:rsidR="00B0230B" w:rsidRPr="009C0A6C" w14:paraId="11817E88" w14:textId="77777777" w:rsidTr="00075E3E">
        <w:trPr>
          <w:trHeight w:val="567"/>
        </w:trPr>
        <w:tc>
          <w:tcPr>
            <w:tcW w:w="5000" w:type="pct"/>
          </w:tcPr>
          <w:p w14:paraId="4BDDA7F7" w14:textId="77777777" w:rsidR="00B0230B" w:rsidRPr="00D421F0" w:rsidRDefault="00E57614" w:rsidP="00D421F0">
            <w:pPr>
              <w:pStyle w:val="ListParagraph"/>
              <w:numPr>
                <w:ilvl w:val="0"/>
                <w:numId w:val="49"/>
              </w:numPr>
              <w:spacing w:line="276" w:lineRule="auto"/>
              <w:ind w:left="319" w:hanging="319"/>
              <w:rPr>
                <w:lang w:val="en-GB"/>
              </w:rPr>
            </w:pPr>
            <w:r w:rsidRPr="00E0261A">
              <w:rPr>
                <w:lang w:val="en-GB"/>
              </w:rPr>
              <w:t>To be arranged when needed and funded by project</w:t>
            </w:r>
            <w:r w:rsidR="00D421F0">
              <w:rPr>
                <w:lang w:val="en-GB"/>
              </w:rPr>
              <w:t>, if included and agreed to in the research proposal</w:t>
            </w:r>
          </w:p>
        </w:tc>
      </w:tr>
      <w:tr w:rsidR="00075E3E" w:rsidRPr="007C72DD" w14:paraId="3C6F2429" w14:textId="77777777" w:rsidTr="00075E3E">
        <w:trPr>
          <w:trHeight w:val="340"/>
        </w:trPr>
        <w:tc>
          <w:tcPr>
            <w:tcW w:w="5000" w:type="pct"/>
            <w:shd w:val="clear" w:color="auto" w:fill="D0CECE" w:themeFill="background2" w:themeFillShade="E6"/>
            <w:vAlign w:val="center"/>
          </w:tcPr>
          <w:p w14:paraId="2FDFEC0B" w14:textId="77777777" w:rsidR="00075E3E" w:rsidRPr="007C72DD" w:rsidRDefault="00075E3E" w:rsidP="00075E3E">
            <w:pPr>
              <w:jc w:val="left"/>
              <w:rPr>
                <w:b/>
                <w:bCs/>
              </w:rPr>
            </w:pPr>
            <w:r w:rsidRPr="007C72DD">
              <w:rPr>
                <w:b/>
                <w:bCs/>
              </w:rPr>
              <w:t>Facilitation</w:t>
            </w:r>
          </w:p>
        </w:tc>
      </w:tr>
      <w:tr w:rsidR="00075E3E" w:rsidRPr="00D421F0" w14:paraId="1C16D073" w14:textId="77777777" w:rsidTr="00075E3E">
        <w:trPr>
          <w:trHeight w:val="567"/>
        </w:trPr>
        <w:tc>
          <w:tcPr>
            <w:tcW w:w="5000" w:type="pct"/>
          </w:tcPr>
          <w:p w14:paraId="0ECAFB49" w14:textId="77777777" w:rsidR="00075E3E" w:rsidRPr="00D421F0" w:rsidRDefault="00075E3E" w:rsidP="00075E3E">
            <w:pPr>
              <w:pStyle w:val="ListParagraph"/>
              <w:numPr>
                <w:ilvl w:val="0"/>
                <w:numId w:val="49"/>
              </w:numPr>
              <w:spacing w:line="276" w:lineRule="auto"/>
              <w:ind w:left="319" w:hanging="319"/>
            </w:pPr>
            <w:r>
              <w:t>Facilitate communication with external parties to gather data or other resources required for successful implementation of the project.</w:t>
            </w:r>
          </w:p>
        </w:tc>
      </w:tr>
    </w:tbl>
    <w:p w14:paraId="324796B5" w14:textId="77777777" w:rsidR="00B0230B" w:rsidRDefault="00B0230B">
      <w:pPr>
        <w:jc w:val="left"/>
        <w:rPr>
          <w:rFonts w:ascii="Montserrat Medium" w:hAnsi="Montserrat Medium" w:cs="Calibri"/>
          <w:sz w:val="32"/>
          <w:szCs w:val="32"/>
          <w:lang w:val="en-GB"/>
        </w:rPr>
      </w:pPr>
      <w:r>
        <w:rPr>
          <w:lang w:val="en-GB"/>
        </w:rPr>
        <w:br w:type="page"/>
      </w:r>
    </w:p>
    <w:p w14:paraId="7F6D69CD" w14:textId="77777777" w:rsidR="00FB5107" w:rsidRDefault="00FB5107" w:rsidP="00FB5107">
      <w:pPr>
        <w:pStyle w:val="Heading2"/>
        <w:rPr>
          <w:lang w:val="en-GB"/>
        </w:rPr>
      </w:pPr>
      <w:r>
        <w:rPr>
          <w:lang w:val="en-GB"/>
        </w:rPr>
        <w:lastRenderedPageBreak/>
        <w:t>Proposed timeline</w:t>
      </w:r>
    </w:p>
    <w:tbl>
      <w:tblPr>
        <w:tblStyle w:val="TableGrid"/>
        <w:tblW w:w="4998" w:type="pct"/>
        <w:tblInd w:w="5" w:type="dxa"/>
        <w:tblLook w:val="04A0" w:firstRow="1" w:lastRow="0" w:firstColumn="1" w:lastColumn="0" w:noHBand="0" w:noVBand="1"/>
      </w:tblPr>
      <w:tblGrid>
        <w:gridCol w:w="10988"/>
      </w:tblGrid>
      <w:tr w:rsidR="00FB5107" w:rsidRPr="00536F9D" w14:paraId="23DE8F7D" w14:textId="77777777" w:rsidTr="00075E3E">
        <w:trPr>
          <w:trHeight w:val="340"/>
        </w:trPr>
        <w:tc>
          <w:tcPr>
            <w:tcW w:w="5000" w:type="pct"/>
            <w:tcBorders>
              <w:top w:val="single" w:sz="4" w:space="0" w:color="auto"/>
            </w:tcBorders>
            <w:shd w:val="clear" w:color="auto" w:fill="D0CECE" w:themeFill="background2" w:themeFillShade="E6"/>
            <w:vAlign w:val="center"/>
          </w:tcPr>
          <w:p w14:paraId="2380EBB0" w14:textId="77777777" w:rsidR="00FB5107" w:rsidRPr="00536F9D" w:rsidRDefault="00FB5107" w:rsidP="004C4C4A">
            <w:pPr>
              <w:jc w:val="left"/>
              <w:rPr>
                <w:lang w:val="en-GB"/>
              </w:rPr>
            </w:pPr>
            <w:r w:rsidRPr="0066252E">
              <w:rPr>
                <w:b/>
                <w:bCs/>
                <w:sz w:val="18"/>
                <w:szCs w:val="18"/>
                <w:lang w:val="en-GB"/>
              </w:rPr>
              <w:t xml:space="preserve">Please outline your proposed timeline for the </w:t>
            </w:r>
            <w:r w:rsidR="00B0230B" w:rsidRPr="0066252E">
              <w:rPr>
                <w:b/>
                <w:bCs/>
                <w:sz w:val="18"/>
                <w:szCs w:val="18"/>
                <w:lang w:val="en-GB"/>
              </w:rPr>
              <w:t>project</w:t>
            </w:r>
            <w:r>
              <w:rPr>
                <w:b/>
                <w:bCs/>
                <w:lang w:val="en-GB"/>
              </w:rPr>
              <w:t xml:space="preserve"> </w:t>
            </w:r>
            <w:r>
              <w:rPr>
                <w:color w:val="767171" w:themeColor="background2" w:themeShade="80"/>
                <w:sz w:val="18"/>
                <w:szCs w:val="18"/>
                <w:lang w:val="en-GB"/>
              </w:rPr>
              <w:t>(you may attach a Gannt chart)</w:t>
            </w:r>
          </w:p>
        </w:tc>
      </w:tr>
      <w:tr w:rsidR="00FB5107" w:rsidRPr="009C0A6C" w14:paraId="4BC321AD" w14:textId="77777777" w:rsidTr="00075E3E">
        <w:trPr>
          <w:trHeight w:val="8504"/>
        </w:trPr>
        <w:tc>
          <w:tcPr>
            <w:tcW w:w="5000" w:type="pct"/>
          </w:tcPr>
          <w:p w14:paraId="2C336C01" w14:textId="080C9DCA" w:rsidR="00FB5107" w:rsidRPr="009C0A6C" w:rsidRDefault="00107111" w:rsidP="004C4C4A">
            <w:pPr>
              <w:spacing w:after="60"/>
              <w:rPr>
                <w:szCs w:val="20"/>
                <w:lang w:val="en-GB"/>
              </w:rPr>
            </w:pPr>
            <w:r w:rsidRPr="00126228">
              <w:rPr>
                <w:noProof/>
              </w:rPr>
              <w:drawing>
                <wp:inline distT="0" distB="0" distL="0" distR="0" wp14:anchorId="670DF9B0" wp14:editId="1E30D4B1">
                  <wp:extent cx="6840220" cy="2278380"/>
                  <wp:effectExtent l="0" t="0" r="0" b="7620"/>
                  <wp:docPr id="55427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2278380"/>
                          </a:xfrm>
                          <a:prstGeom prst="rect">
                            <a:avLst/>
                          </a:prstGeom>
                          <a:noFill/>
                          <a:ln>
                            <a:noFill/>
                          </a:ln>
                        </pic:spPr>
                      </pic:pic>
                    </a:graphicData>
                  </a:graphic>
                </wp:inline>
              </w:drawing>
            </w:r>
          </w:p>
        </w:tc>
      </w:tr>
      <w:tr w:rsidR="00075E3E" w:rsidRPr="0042788D" w14:paraId="66FEC868" w14:textId="77777777" w:rsidTr="00075E3E">
        <w:trPr>
          <w:trHeight w:val="340"/>
        </w:trPr>
        <w:tc>
          <w:tcPr>
            <w:tcW w:w="5000" w:type="pct"/>
            <w:shd w:val="clear" w:color="auto" w:fill="D0CECE" w:themeFill="background2" w:themeFillShade="E6"/>
            <w:vAlign w:val="center"/>
          </w:tcPr>
          <w:p w14:paraId="17EFD659" w14:textId="77777777" w:rsidR="00075E3E" w:rsidRPr="0042788D" w:rsidRDefault="00075E3E" w:rsidP="00075E3E">
            <w:pPr>
              <w:jc w:val="left"/>
            </w:pPr>
            <w:r>
              <w:rPr>
                <w:b/>
                <w:bCs/>
                <w:sz w:val="18"/>
                <w:szCs w:val="18"/>
              </w:rPr>
              <w:t>Agreed broad timeline</w:t>
            </w:r>
          </w:p>
        </w:tc>
      </w:tr>
      <w:tr w:rsidR="00075E3E" w:rsidRPr="0036356D" w14:paraId="5E079086" w14:textId="77777777" w:rsidTr="00075E3E">
        <w:trPr>
          <w:trHeight w:val="340"/>
        </w:trPr>
        <w:tc>
          <w:tcPr>
            <w:tcW w:w="5000" w:type="pct"/>
          </w:tcPr>
          <w:p w14:paraId="575B20D6" w14:textId="77777777" w:rsidR="00075E3E" w:rsidRPr="0036356D" w:rsidRDefault="00075E3E" w:rsidP="00075E3E">
            <w:pPr>
              <w:pStyle w:val="ListParagraph"/>
              <w:numPr>
                <w:ilvl w:val="0"/>
                <w:numId w:val="54"/>
              </w:numPr>
              <w:spacing w:beforeLines="60" w:before="144" w:afterLines="60" w:after="144"/>
              <w:ind w:left="357" w:hanging="357"/>
              <w:jc w:val="left"/>
              <w:rPr>
                <w:sz w:val="18"/>
                <w:szCs w:val="18"/>
              </w:rPr>
            </w:pPr>
          </w:p>
        </w:tc>
      </w:tr>
    </w:tbl>
    <w:p w14:paraId="63405C43" w14:textId="77777777" w:rsidR="00B03D85" w:rsidRPr="001D1AD9" w:rsidRDefault="00B03D85" w:rsidP="00B03D85">
      <w:pPr>
        <w:rPr>
          <w:lang w:val="en-GB"/>
        </w:rPr>
      </w:pPr>
    </w:p>
    <w:p w14:paraId="372072A6" w14:textId="77777777" w:rsidR="00632FD8" w:rsidRDefault="00632FD8">
      <w:pPr>
        <w:jc w:val="left"/>
        <w:rPr>
          <w:szCs w:val="20"/>
          <w:lang w:val="en-GB"/>
        </w:rPr>
      </w:pPr>
      <w:r>
        <w:rPr>
          <w:szCs w:val="20"/>
          <w:lang w:val="en-GB"/>
        </w:rPr>
        <w:br w:type="page"/>
      </w:r>
    </w:p>
    <w:p w14:paraId="72DB0AE4" w14:textId="77777777" w:rsidR="00632FD8" w:rsidRPr="001D1AD9" w:rsidRDefault="00341DE1" w:rsidP="00632FD8">
      <w:pPr>
        <w:pStyle w:val="Heading1"/>
      </w:pPr>
      <w:r>
        <w:lastRenderedPageBreak/>
        <w:t>Student’s</w:t>
      </w:r>
      <w:r w:rsidR="00632FD8">
        <w:t xml:space="preserve"> progress (if not first-time registration</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632FD8" w:rsidRPr="001D1AD9" w14:paraId="77BE23DC" w14:textId="77777777" w:rsidTr="004C4C4A">
        <w:tc>
          <w:tcPr>
            <w:tcW w:w="5000" w:type="pct"/>
            <w:tcBorders>
              <w:top w:val="single" w:sz="8" w:space="0" w:color="666666"/>
              <w:left w:val="single" w:sz="8" w:space="0" w:color="666666"/>
              <w:bottom w:val="single" w:sz="8" w:space="0" w:color="666666"/>
              <w:right w:val="single" w:sz="8" w:space="0" w:color="666666"/>
            </w:tcBorders>
            <w:shd w:val="clear" w:color="auto" w:fill="F3F3F3"/>
            <w:tcMar>
              <w:top w:w="100" w:type="dxa"/>
              <w:left w:w="100" w:type="dxa"/>
              <w:bottom w:w="100" w:type="dxa"/>
              <w:right w:w="100" w:type="dxa"/>
            </w:tcMar>
            <w:hideMark/>
          </w:tcPr>
          <w:p w14:paraId="583DBCB2" w14:textId="77777777" w:rsidR="00632FD8" w:rsidRPr="00632FD8" w:rsidRDefault="00632FD8" w:rsidP="004C4C4A">
            <w:pPr>
              <w:pStyle w:val="ListParagraph"/>
              <w:numPr>
                <w:ilvl w:val="0"/>
                <w:numId w:val="21"/>
              </w:numPr>
              <w:ind w:left="319" w:hanging="319"/>
              <w:rPr>
                <w:rFonts w:cs="Calibri"/>
                <w:color w:val="595959" w:themeColor="text1" w:themeTint="A6"/>
                <w:sz w:val="18"/>
                <w:szCs w:val="18"/>
                <w:lang w:val="en-GB"/>
              </w:rPr>
            </w:pPr>
            <w:r w:rsidRPr="00632FD8">
              <w:rPr>
                <w:rFonts w:cs="Calibri"/>
                <w:color w:val="595959" w:themeColor="text1" w:themeTint="A6"/>
                <w:sz w:val="18"/>
                <w:szCs w:val="18"/>
                <w:lang w:val="en-GB"/>
              </w:rPr>
              <w:t>Please complete this document and upload it to the PeopleSoft MoU/PPA Attachment section under Thesis Information</w:t>
            </w:r>
          </w:p>
          <w:p w14:paraId="537CD9D8" w14:textId="77777777" w:rsidR="00632FD8" w:rsidRPr="003121EC" w:rsidRDefault="00632FD8" w:rsidP="004C4C4A">
            <w:pPr>
              <w:pStyle w:val="ListParagraph"/>
              <w:numPr>
                <w:ilvl w:val="0"/>
                <w:numId w:val="21"/>
              </w:numPr>
              <w:ind w:left="319" w:hanging="319"/>
              <w:rPr>
                <w:b/>
                <w:bCs/>
                <w:color w:val="0070C0"/>
                <w:sz w:val="18"/>
                <w:szCs w:val="18"/>
                <w:lang w:val="en-GB"/>
              </w:rPr>
            </w:pPr>
            <w:r>
              <w:rPr>
                <w:rFonts w:cs="Calibri"/>
                <w:color w:val="595959" w:themeColor="text1" w:themeTint="A6"/>
                <w:sz w:val="18"/>
                <w:szCs w:val="18"/>
                <w:lang w:val="en-GB"/>
              </w:rPr>
              <w:t xml:space="preserve">Once you have completed your detailed research </w:t>
            </w:r>
            <w:proofErr w:type="gramStart"/>
            <w:r>
              <w:rPr>
                <w:rFonts w:cs="Calibri"/>
                <w:color w:val="595959" w:themeColor="text1" w:themeTint="A6"/>
                <w:sz w:val="18"/>
                <w:szCs w:val="18"/>
                <w:lang w:val="en-GB"/>
              </w:rPr>
              <w:t>proposal</w:t>
            </w:r>
            <w:proofErr w:type="gramEnd"/>
            <w:r>
              <w:rPr>
                <w:rFonts w:cs="Calibri"/>
                <w:color w:val="595959" w:themeColor="text1" w:themeTint="A6"/>
                <w:sz w:val="18"/>
                <w:szCs w:val="18"/>
                <w:lang w:val="en-GB"/>
              </w:rPr>
              <w:t xml:space="preserve"> please attach this</w:t>
            </w:r>
            <w:r>
              <w:rPr>
                <w:color w:val="595959" w:themeColor="text1" w:themeTint="A6"/>
                <w:sz w:val="18"/>
                <w:szCs w:val="18"/>
                <w:lang w:val="en-GB"/>
              </w:rPr>
              <w:t>.</w:t>
            </w:r>
          </w:p>
        </w:tc>
      </w:tr>
    </w:tbl>
    <w:p w14:paraId="54729A71" w14:textId="77777777" w:rsidR="00632FD8" w:rsidRPr="001D1AD9" w:rsidRDefault="00632FD8" w:rsidP="00632FD8">
      <w:pPr>
        <w:rPr>
          <w:color w:val="000000"/>
          <w:lang w:val="en-GB"/>
        </w:rPr>
      </w:pPr>
    </w:p>
    <w:tbl>
      <w:tblPr>
        <w:tblW w:w="4995" w:type="pct"/>
        <w:tblInd w:w="5" w:type="dxa"/>
        <w:tblCellMar>
          <w:top w:w="15" w:type="dxa"/>
          <w:left w:w="15" w:type="dxa"/>
          <w:bottom w:w="15" w:type="dxa"/>
          <w:right w:w="15" w:type="dxa"/>
        </w:tblCellMar>
        <w:tblLook w:val="04A0" w:firstRow="1" w:lastRow="0" w:firstColumn="1" w:lastColumn="0" w:noHBand="0" w:noVBand="1"/>
      </w:tblPr>
      <w:tblGrid>
        <w:gridCol w:w="10751"/>
      </w:tblGrid>
      <w:tr w:rsidR="003C1E1F" w:rsidRPr="001D1AD9" w14:paraId="4C9B9927" w14:textId="77777777" w:rsidTr="00075E3E">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B9BD411" w14:textId="77777777" w:rsidR="003C1E1F" w:rsidRPr="00632FD8" w:rsidRDefault="003C1E1F" w:rsidP="004C4C4A">
            <w:pPr>
              <w:pStyle w:val="Normalbold"/>
              <w:rPr>
                <w:rFonts w:ascii="Montserrat" w:hAnsi="Montserrat"/>
                <w:b/>
                <w:bCs/>
                <w:sz w:val="18"/>
                <w:szCs w:val="18"/>
              </w:rPr>
            </w:pPr>
            <w:r w:rsidRPr="00632FD8">
              <w:rPr>
                <w:rFonts w:ascii="Montserrat" w:hAnsi="Montserrat"/>
                <w:b/>
                <w:bCs/>
                <w:sz w:val="18"/>
                <w:szCs w:val="18"/>
              </w:rPr>
              <w:t xml:space="preserve">Progress to date and key results </w:t>
            </w:r>
          </w:p>
          <w:p w14:paraId="3423630C" w14:textId="77777777" w:rsidR="003C1E1F" w:rsidRPr="001D1AD9" w:rsidRDefault="003C1E1F" w:rsidP="004C4C4A">
            <w:pPr>
              <w:jc w:val="left"/>
              <w:rPr>
                <w:lang w:val="en-GB"/>
              </w:rPr>
            </w:pPr>
            <w:r w:rsidRPr="00632FD8">
              <w:rPr>
                <w:color w:val="767171" w:themeColor="background2" w:themeShade="80"/>
                <w:sz w:val="15"/>
                <w:szCs w:val="15"/>
                <w:lang w:val="en-GB"/>
              </w:rPr>
              <w:t>(Include figures where appropriate)</w:t>
            </w:r>
          </w:p>
        </w:tc>
      </w:tr>
      <w:tr w:rsidR="003C1E1F" w:rsidRPr="001D1AD9" w14:paraId="64444AD2" w14:textId="77777777" w:rsidTr="00075E3E">
        <w:trPr>
          <w:trHeight w:val="5669"/>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6BEA0CB4"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anchor distT="0" distB="0" distL="114300" distR="114300" simplePos="0" relativeHeight="251661312" behindDoc="0" locked="0" layoutInCell="1" allowOverlap="1" wp14:anchorId="171C1130" wp14:editId="2ACC112A">
                  <wp:simplePos x="0" y="0"/>
                  <wp:positionH relativeFrom="column">
                    <wp:posOffset>1506855</wp:posOffset>
                  </wp:positionH>
                  <wp:positionV relativeFrom="paragraph">
                    <wp:posOffset>387985</wp:posOffset>
                  </wp:positionV>
                  <wp:extent cx="1210310" cy="1419225"/>
                  <wp:effectExtent l="0" t="0" r="8890" b="9525"/>
                  <wp:wrapTopAndBottom/>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0310" cy="1419225"/>
                          </a:xfrm>
                          <a:prstGeom prst="rect">
                            <a:avLst/>
                          </a:prstGeom>
                          <a:noFill/>
                          <a:ln>
                            <a:noFill/>
                          </a:ln>
                        </pic:spPr>
                      </pic:pic>
                    </a:graphicData>
                  </a:graphic>
                </wp:anchor>
              </w:drawing>
            </w:r>
            <w:r>
              <w:rPr>
                <w:rStyle w:val="wacimagecontainer"/>
                <w:rFonts w:ascii="Segoe UI" w:hAnsi="Segoe UI" w:cs="Segoe UI"/>
                <w:noProof/>
                <w:sz w:val="18"/>
                <w:szCs w:val="18"/>
              </w:rPr>
              <w:drawing>
                <wp:anchor distT="0" distB="0" distL="114300" distR="114300" simplePos="0" relativeHeight="251659264" behindDoc="0" locked="0" layoutInCell="1" allowOverlap="1" wp14:anchorId="71BB50F8" wp14:editId="3A1E3CB2">
                  <wp:simplePos x="0" y="0"/>
                  <wp:positionH relativeFrom="column">
                    <wp:posOffset>4907280</wp:posOffset>
                  </wp:positionH>
                  <wp:positionV relativeFrom="paragraph">
                    <wp:posOffset>421640</wp:posOffset>
                  </wp:positionV>
                  <wp:extent cx="1209675" cy="1402715"/>
                  <wp:effectExtent l="0" t="0" r="9525" b="6985"/>
                  <wp:wrapTopAndBottom/>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675" cy="1402715"/>
                          </a:xfrm>
                          <a:prstGeom prst="rect">
                            <a:avLst/>
                          </a:prstGeom>
                          <a:noFill/>
                          <a:ln>
                            <a:noFill/>
                          </a:ln>
                        </pic:spPr>
                      </pic:pic>
                    </a:graphicData>
                  </a:graphic>
                </wp:anchor>
              </w:drawing>
            </w:r>
            <w:r>
              <w:rPr>
                <w:rStyle w:val="wacimagecontainer"/>
                <w:rFonts w:ascii="Segoe UI" w:hAnsi="Segoe UI" w:cs="Segoe UI"/>
                <w:noProof/>
                <w:sz w:val="18"/>
                <w:szCs w:val="18"/>
              </w:rPr>
              <w:drawing>
                <wp:anchor distT="0" distB="0" distL="114300" distR="114300" simplePos="0" relativeHeight="251662336" behindDoc="0" locked="0" layoutInCell="1" allowOverlap="1" wp14:anchorId="350B4338" wp14:editId="0C1E8AEC">
                  <wp:simplePos x="0" y="0"/>
                  <wp:positionH relativeFrom="column">
                    <wp:posOffset>192405</wp:posOffset>
                  </wp:positionH>
                  <wp:positionV relativeFrom="paragraph">
                    <wp:posOffset>383540</wp:posOffset>
                  </wp:positionV>
                  <wp:extent cx="1228725" cy="1423920"/>
                  <wp:effectExtent l="0" t="0" r="0" b="5080"/>
                  <wp:wrapTopAndBottom/>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725" cy="1423920"/>
                          </a:xfrm>
                          <a:prstGeom prst="rect">
                            <a:avLst/>
                          </a:prstGeom>
                          <a:noFill/>
                          <a:ln>
                            <a:noFill/>
                          </a:ln>
                        </pic:spPr>
                      </pic:pic>
                    </a:graphicData>
                  </a:graphic>
                </wp:anchor>
              </w:drawing>
            </w:r>
            <w:r>
              <w:rPr>
                <w:rStyle w:val="wacimagecontainer"/>
                <w:rFonts w:ascii="Segoe UI" w:hAnsi="Segoe UI" w:cs="Segoe UI"/>
                <w:noProof/>
                <w:sz w:val="18"/>
                <w:szCs w:val="18"/>
              </w:rPr>
              <w:drawing>
                <wp:anchor distT="0" distB="0" distL="114300" distR="114300" simplePos="0" relativeHeight="251660288" behindDoc="0" locked="0" layoutInCell="1" allowOverlap="1" wp14:anchorId="0AC42F78" wp14:editId="235DB6C2">
                  <wp:simplePos x="0" y="0"/>
                  <wp:positionH relativeFrom="column">
                    <wp:posOffset>3516630</wp:posOffset>
                  </wp:positionH>
                  <wp:positionV relativeFrom="paragraph">
                    <wp:posOffset>421640</wp:posOffset>
                  </wp:positionV>
                  <wp:extent cx="1209675" cy="1406525"/>
                  <wp:effectExtent l="0" t="0" r="9525" b="3175"/>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406525"/>
                          </a:xfrm>
                          <a:prstGeom prst="rect">
                            <a:avLst/>
                          </a:prstGeom>
                          <a:noFill/>
                          <a:ln>
                            <a:noFill/>
                          </a:ln>
                        </pic:spPr>
                      </pic:pic>
                    </a:graphicData>
                  </a:graphic>
                </wp:anchor>
              </w:drawing>
            </w:r>
            <w:r>
              <w:rPr>
                <w:rStyle w:val="normaltextrun"/>
                <w:rFonts w:ascii="Montserrat" w:hAnsi="Montserrat" w:cs="Segoe UI"/>
                <w:sz w:val="20"/>
                <w:szCs w:val="20"/>
                <w:lang w:val="en-GB"/>
              </w:rPr>
              <w:t xml:space="preserve">- Sensor selection: found two multi-channel spectral sensors. These were ordered to </w:t>
            </w:r>
            <w:proofErr w:type="gramStart"/>
            <w:r>
              <w:rPr>
                <w:rStyle w:val="normaltextrun"/>
                <w:rFonts w:ascii="Montserrat" w:hAnsi="Montserrat" w:cs="Segoe UI"/>
                <w:sz w:val="20"/>
                <w:szCs w:val="20"/>
                <w:lang w:val="en-GB"/>
              </w:rPr>
              <w:t>JLCPCB</w:t>
            </w:r>
            <w:proofErr w:type="gramEnd"/>
            <w:r>
              <w:rPr>
                <w:rStyle w:val="normaltextrun"/>
                <w:rFonts w:ascii="Montserrat" w:hAnsi="Montserrat" w:cs="Segoe UI"/>
                <w:sz w:val="20"/>
                <w:szCs w:val="20"/>
                <w:lang w:val="en-GB"/>
              </w:rPr>
              <w:t xml:space="preserve"> and I designed a PCB for each sensor.</w:t>
            </w:r>
            <w:r>
              <w:rPr>
                <w:rStyle w:val="eop"/>
                <w:rFonts w:ascii="Montserrat" w:hAnsi="Montserrat" w:cs="Segoe UI"/>
                <w:sz w:val="20"/>
                <w:szCs w:val="20"/>
              </w:rPr>
              <w:t> </w:t>
            </w:r>
          </w:p>
          <w:p w14:paraId="0CF65765"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eop"/>
                <w:rFonts w:ascii="Montserrat" w:hAnsi="Montserrat" w:cs="Segoe UI"/>
                <w:sz w:val="20"/>
                <w:szCs w:val="20"/>
              </w:rPr>
              <w:t> </w:t>
            </w:r>
          </w:p>
          <w:p w14:paraId="618376DC"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normaltextrun"/>
                <w:rFonts w:ascii="Montserrat" w:hAnsi="Montserrat" w:cs="Segoe UI"/>
                <w:sz w:val="20"/>
                <w:szCs w:val="20"/>
                <w:lang w:val="en-GB"/>
              </w:rPr>
              <w:t>- Sensor chain consideration: since the sensors found use I2C communication, I found an I2C multiplexer. This allows up to 8 devices with the same address to be connected to one device. I designed a PCB for this chip as well.</w:t>
            </w:r>
            <w:r>
              <w:rPr>
                <w:rStyle w:val="eop"/>
                <w:rFonts w:ascii="Montserrat" w:hAnsi="Montserrat" w:cs="Segoe UI"/>
                <w:sz w:val="20"/>
                <w:szCs w:val="20"/>
              </w:rPr>
              <w:t> </w:t>
            </w:r>
          </w:p>
          <w:p w14:paraId="0B73C678"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D38F1BD" wp14:editId="6C9EC184">
                  <wp:extent cx="3419475" cy="1728474"/>
                  <wp:effectExtent l="0" t="0" r="0" b="508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3547" cy="1735587"/>
                          </a:xfrm>
                          <a:prstGeom prst="rect">
                            <a:avLst/>
                          </a:prstGeom>
                          <a:noFill/>
                          <a:ln>
                            <a:noFill/>
                          </a:ln>
                        </pic:spPr>
                      </pic:pic>
                    </a:graphicData>
                  </a:graphic>
                </wp:inline>
              </w:drawing>
            </w:r>
            <w:r>
              <w:rPr>
                <w:rStyle w:val="eop"/>
                <w:rFonts w:ascii="Montserrat" w:hAnsi="Montserrat" w:cs="Segoe UI"/>
                <w:sz w:val="20"/>
                <w:szCs w:val="20"/>
              </w:rPr>
              <w:t> </w:t>
            </w:r>
          </w:p>
          <w:p w14:paraId="73919653"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normaltextrun"/>
                <w:rFonts w:ascii="Montserrat" w:hAnsi="Montserrat" w:cs="Segoe UI"/>
                <w:sz w:val="20"/>
                <w:szCs w:val="20"/>
                <w:lang w:val="en-GB"/>
              </w:rPr>
              <w:t>- Consolidated all code for various aspects of the project. Previously this code had been on two separate microcontrollers, however it now runs on one microcontroller and allows control via UART.</w:t>
            </w:r>
            <w:r>
              <w:rPr>
                <w:rStyle w:val="eop"/>
                <w:rFonts w:ascii="Montserrat" w:hAnsi="Montserrat" w:cs="Segoe UI"/>
                <w:sz w:val="20"/>
                <w:szCs w:val="20"/>
              </w:rPr>
              <w:t> </w:t>
            </w:r>
          </w:p>
          <w:p w14:paraId="3340D8DA"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normaltextrun"/>
                <w:rFonts w:ascii="Montserrat" w:hAnsi="Montserrat" w:cs="Segoe UI"/>
                <w:sz w:val="20"/>
                <w:szCs w:val="20"/>
                <w:lang w:val="en-GB"/>
              </w:rPr>
              <w:t>- Designed a simple python GUI to send commands via UART.</w:t>
            </w:r>
            <w:r>
              <w:rPr>
                <w:rStyle w:val="eop"/>
                <w:rFonts w:ascii="Montserrat" w:hAnsi="Montserrat" w:cs="Segoe UI"/>
                <w:sz w:val="20"/>
                <w:szCs w:val="20"/>
              </w:rPr>
              <w:t> </w:t>
            </w:r>
          </w:p>
          <w:p w14:paraId="59CBEFD9"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normaltextrun"/>
                <w:rFonts w:ascii="Montserrat" w:hAnsi="Montserrat" w:cs="Segoe UI"/>
                <w:sz w:val="20"/>
                <w:szCs w:val="20"/>
                <w:lang w:val="en-GB"/>
              </w:rPr>
              <w:t>- Began design on a more robust testing rig, to characterise the sensors.</w:t>
            </w:r>
            <w:r>
              <w:rPr>
                <w:rStyle w:val="eop"/>
                <w:rFonts w:ascii="Montserrat" w:hAnsi="Montserrat" w:cs="Segoe UI"/>
                <w:sz w:val="20"/>
                <w:szCs w:val="20"/>
              </w:rPr>
              <w:t> </w:t>
            </w:r>
          </w:p>
          <w:p w14:paraId="7FBD2AB3" w14:textId="77777777" w:rsidR="00107111" w:rsidRDefault="00107111" w:rsidP="00107111">
            <w:pPr>
              <w:pStyle w:val="paragraph"/>
              <w:spacing w:before="0" w:beforeAutospacing="0" w:after="0" w:afterAutospacing="0"/>
              <w:textAlignment w:val="baseline"/>
              <w:rPr>
                <w:rFonts w:ascii="Segoe UI" w:hAnsi="Segoe UI" w:cs="Segoe UI"/>
                <w:sz w:val="18"/>
                <w:szCs w:val="18"/>
              </w:rPr>
            </w:pPr>
            <w:r>
              <w:rPr>
                <w:rStyle w:val="normaltextrun"/>
                <w:rFonts w:ascii="Montserrat" w:hAnsi="Montserrat" w:cs="Segoe UI"/>
                <w:sz w:val="20"/>
                <w:szCs w:val="20"/>
                <w:lang w:val="en-GB"/>
              </w:rPr>
              <w:t>- Began research and considerations for waterproofing methods for the sensor chain.</w:t>
            </w:r>
            <w:r>
              <w:rPr>
                <w:rStyle w:val="eop"/>
                <w:rFonts w:ascii="Montserrat" w:hAnsi="Montserrat" w:cs="Segoe UI"/>
                <w:sz w:val="20"/>
                <w:szCs w:val="20"/>
              </w:rPr>
              <w:t> </w:t>
            </w:r>
          </w:p>
          <w:p w14:paraId="084F4630" w14:textId="77777777" w:rsidR="003C1E1F" w:rsidRPr="003C1E1F" w:rsidRDefault="003C1E1F" w:rsidP="003C1E1F">
            <w:pPr>
              <w:pStyle w:val="Normalbold"/>
              <w:jc w:val="both"/>
              <w:rPr>
                <w:rFonts w:ascii="Montserrat" w:hAnsi="Montserrat"/>
                <w:sz w:val="18"/>
                <w:szCs w:val="18"/>
              </w:rPr>
            </w:pPr>
          </w:p>
        </w:tc>
      </w:tr>
      <w:tr w:rsidR="003C1E1F" w:rsidRPr="001D1AD9" w14:paraId="6991BC68" w14:textId="77777777" w:rsidTr="00075E3E">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2AF73AA6" w14:textId="77777777" w:rsidR="003C1E1F" w:rsidRPr="003C1E1F" w:rsidRDefault="003C1E1F" w:rsidP="003C1E1F">
            <w:pPr>
              <w:pStyle w:val="Normalbold"/>
              <w:rPr>
                <w:rFonts w:ascii="Montserrat" w:hAnsi="Montserrat"/>
                <w:b/>
                <w:bCs/>
                <w:sz w:val="18"/>
                <w:szCs w:val="18"/>
              </w:rPr>
            </w:pPr>
            <w:r>
              <w:rPr>
                <w:rFonts w:ascii="Montserrat" w:hAnsi="Montserrat"/>
                <w:b/>
                <w:bCs/>
                <w:sz w:val="18"/>
                <w:szCs w:val="18"/>
              </w:rPr>
              <w:t>Student’s evaluation of progress to date</w:t>
            </w:r>
          </w:p>
        </w:tc>
      </w:tr>
      <w:tr w:rsidR="003C1E1F" w:rsidRPr="001D1AD9" w14:paraId="6FDD49E2" w14:textId="77777777" w:rsidTr="00075E3E">
        <w:trPr>
          <w:trHeight w:val="1701"/>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06A67473" w14:textId="29D05EFE" w:rsidR="00107111" w:rsidRDefault="00107111" w:rsidP="004C4C4A">
            <w:pPr>
              <w:pStyle w:val="Normalbold"/>
              <w:jc w:val="both"/>
              <w:rPr>
                <w:rFonts w:ascii="Montserrat" w:hAnsi="Montserrat"/>
                <w:sz w:val="18"/>
                <w:szCs w:val="18"/>
              </w:rPr>
            </w:pPr>
            <w:r>
              <w:rPr>
                <w:rFonts w:ascii="Montserrat" w:hAnsi="Montserrat"/>
                <w:sz w:val="18"/>
                <w:szCs w:val="18"/>
              </w:rPr>
              <w:t xml:space="preserve">The main components for the sensor chain design have been chosen. The chosen sensor has been characterised, although more tests </w:t>
            </w:r>
            <w:r w:rsidR="00326FF7">
              <w:rPr>
                <w:rFonts w:ascii="Montserrat" w:hAnsi="Montserrat"/>
                <w:sz w:val="18"/>
                <w:szCs w:val="18"/>
              </w:rPr>
              <w:t>may still</w:t>
            </w:r>
            <w:r>
              <w:rPr>
                <w:rFonts w:ascii="Montserrat" w:hAnsi="Montserrat"/>
                <w:sz w:val="18"/>
                <w:szCs w:val="18"/>
              </w:rPr>
              <w:t xml:space="preserve"> be necessary.</w:t>
            </w:r>
          </w:p>
          <w:p w14:paraId="4F866804" w14:textId="1263B149" w:rsidR="00326FF7" w:rsidRDefault="00326FF7" w:rsidP="004C4C4A">
            <w:pPr>
              <w:pStyle w:val="Normalbold"/>
              <w:jc w:val="both"/>
              <w:rPr>
                <w:rFonts w:ascii="Montserrat" w:hAnsi="Montserrat"/>
                <w:sz w:val="18"/>
                <w:szCs w:val="18"/>
              </w:rPr>
            </w:pPr>
            <w:r>
              <w:rPr>
                <w:rFonts w:ascii="Montserrat" w:hAnsi="Montserrat"/>
                <w:sz w:val="18"/>
                <w:szCs w:val="18"/>
              </w:rPr>
              <w:t>Although I could not get the one sensor working, it was still a valuable design experience.</w:t>
            </w:r>
          </w:p>
          <w:p w14:paraId="0E361514" w14:textId="77777777" w:rsidR="00326FF7" w:rsidRDefault="00326FF7" w:rsidP="004C4C4A">
            <w:pPr>
              <w:pStyle w:val="Normalbold"/>
              <w:jc w:val="both"/>
              <w:rPr>
                <w:rFonts w:ascii="Montserrat" w:hAnsi="Montserrat"/>
                <w:sz w:val="18"/>
                <w:szCs w:val="18"/>
              </w:rPr>
            </w:pPr>
          </w:p>
          <w:p w14:paraId="119F9571" w14:textId="77777777" w:rsidR="00107111" w:rsidRDefault="00107111" w:rsidP="004C4C4A">
            <w:pPr>
              <w:pStyle w:val="Normalbold"/>
              <w:jc w:val="both"/>
              <w:rPr>
                <w:rFonts w:ascii="Montserrat" w:hAnsi="Montserrat"/>
                <w:sz w:val="18"/>
                <w:szCs w:val="18"/>
              </w:rPr>
            </w:pPr>
          </w:p>
          <w:p w14:paraId="16F5D446" w14:textId="23DF2E33" w:rsidR="00107111" w:rsidRPr="003C1E1F" w:rsidRDefault="00107111" w:rsidP="004C4C4A">
            <w:pPr>
              <w:pStyle w:val="Normalbold"/>
              <w:jc w:val="both"/>
              <w:rPr>
                <w:rFonts w:ascii="Montserrat" w:hAnsi="Montserrat"/>
                <w:sz w:val="18"/>
                <w:szCs w:val="18"/>
              </w:rPr>
            </w:pPr>
          </w:p>
        </w:tc>
      </w:tr>
      <w:tr w:rsidR="00075E3E" w:rsidRPr="0074504E" w14:paraId="18AE3091" w14:textId="77777777" w:rsidTr="00075E3E">
        <w:trPr>
          <w:trHeight w:val="147"/>
        </w:trPr>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tcPr>
          <w:p w14:paraId="176855BF" w14:textId="77777777" w:rsidR="00075E3E" w:rsidRPr="00075E3E" w:rsidRDefault="00075E3E" w:rsidP="00075E3E">
            <w:pPr>
              <w:pStyle w:val="Normalbold"/>
              <w:jc w:val="both"/>
              <w:rPr>
                <w:rFonts w:ascii="Montserrat" w:hAnsi="Montserrat"/>
                <w:b/>
                <w:bCs/>
                <w:sz w:val="18"/>
                <w:szCs w:val="18"/>
              </w:rPr>
            </w:pPr>
            <w:r w:rsidRPr="00075E3E">
              <w:rPr>
                <w:rFonts w:ascii="Montserrat" w:hAnsi="Montserrat"/>
                <w:b/>
                <w:bCs/>
                <w:sz w:val="18"/>
                <w:szCs w:val="18"/>
              </w:rPr>
              <w:t>Agreed plan</w:t>
            </w:r>
          </w:p>
        </w:tc>
      </w:tr>
      <w:tr w:rsidR="00075E3E" w:rsidRPr="0074504E" w14:paraId="61AE3B34" w14:textId="77777777" w:rsidTr="00075E3E">
        <w:trPr>
          <w:trHeight w:val="1701"/>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5C049005" w14:textId="6AF94159" w:rsidR="00107111" w:rsidRDefault="00326FF7" w:rsidP="00107111">
            <w:pPr>
              <w:pStyle w:val="ListParagraph"/>
              <w:numPr>
                <w:ilvl w:val="0"/>
                <w:numId w:val="56"/>
              </w:numPr>
              <w:spacing w:beforeLines="60" w:before="144" w:afterLines="60" w:after="144"/>
              <w:jc w:val="left"/>
              <w:rPr>
                <w:color w:val="595959" w:themeColor="text1" w:themeTint="A6"/>
                <w:sz w:val="18"/>
                <w:szCs w:val="18"/>
                <w:lang w:val="en-GB"/>
              </w:rPr>
            </w:pPr>
            <w:r>
              <w:rPr>
                <w:color w:val="595959" w:themeColor="text1" w:themeTint="A6"/>
                <w:sz w:val="18"/>
                <w:szCs w:val="18"/>
                <w:lang w:val="en-GB"/>
              </w:rPr>
              <w:lastRenderedPageBreak/>
              <w:t>The main tasks to be completed are as follows:</w:t>
            </w:r>
          </w:p>
          <w:p w14:paraId="35A6D295" w14:textId="00437A57" w:rsidR="00326FF7" w:rsidRDefault="00326FF7" w:rsidP="00326FF7">
            <w:pPr>
              <w:pStyle w:val="ListParagraph"/>
              <w:numPr>
                <w:ilvl w:val="1"/>
                <w:numId w:val="56"/>
              </w:numPr>
              <w:spacing w:beforeLines="60" w:before="144" w:afterLines="60" w:after="144"/>
              <w:jc w:val="left"/>
              <w:rPr>
                <w:color w:val="595959" w:themeColor="text1" w:themeTint="A6"/>
                <w:sz w:val="18"/>
                <w:szCs w:val="18"/>
                <w:lang w:val="en-GB"/>
              </w:rPr>
            </w:pPr>
            <w:r>
              <w:rPr>
                <w:color w:val="595959" w:themeColor="text1" w:themeTint="A6"/>
                <w:sz w:val="18"/>
                <w:szCs w:val="18"/>
                <w:lang w:val="en-GB"/>
              </w:rPr>
              <w:t>PCB design for sensor chain</w:t>
            </w:r>
          </w:p>
          <w:p w14:paraId="51B827F9" w14:textId="45E229E1" w:rsidR="00326FF7" w:rsidRDefault="00326FF7" w:rsidP="00326FF7">
            <w:pPr>
              <w:pStyle w:val="ListParagraph"/>
              <w:numPr>
                <w:ilvl w:val="1"/>
                <w:numId w:val="56"/>
              </w:numPr>
              <w:spacing w:beforeLines="60" w:before="144" w:afterLines="60" w:after="144"/>
              <w:jc w:val="left"/>
              <w:rPr>
                <w:color w:val="595959" w:themeColor="text1" w:themeTint="A6"/>
                <w:sz w:val="18"/>
                <w:szCs w:val="18"/>
                <w:lang w:val="en-GB"/>
              </w:rPr>
            </w:pPr>
            <w:r>
              <w:rPr>
                <w:color w:val="595959" w:themeColor="text1" w:themeTint="A6"/>
                <w:sz w:val="18"/>
                <w:szCs w:val="18"/>
                <w:lang w:val="en-GB"/>
              </w:rPr>
              <w:t>Sensor chain testing and further characterisation</w:t>
            </w:r>
          </w:p>
          <w:p w14:paraId="0112A3BA" w14:textId="77777777" w:rsidR="00326FF7" w:rsidRDefault="00326FF7" w:rsidP="00326FF7">
            <w:pPr>
              <w:pStyle w:val="ListParagraph"/>
              <w:numPr>
                <w:ilvl w:val="1"/>
                <w:numId w:val="56"/>
              </w:numPr>
              <w:spacing w:beforeLines="60" w:before="144" w:afterLines="60" w:after="144"/>
              <w:jc w:val="left"/>
              <w:rPr>
                <w:color w:val="595959" w:themeColor="text1" w:themeTint="A6"/>
                <w:sz w:val="18"/>
                <w:szCs w:val="18"/>
                <w:lang w:val="en-GB"/>
              </w:rPr>
            </w:pPr>
            <w:r>
              <w:rPr>
                <w:color w:val="595959" w:themeColor="text1" w:themeTint="A6"/>
                <w:sz w:val="18"/>
                <w:szCs w:val="18"/>
                <w:lang w:val="en-GB"/>
              </w:rPr>
              <w:t xml:space="preserve">Waterproof testing and characterisation </w:t>
            </w:r>
          </w:p>
          <w:p w14:paraId="79A8BC4A" w14:textId="77777777" w:rsidR="00326FF7" w:rsidRDefault="00326FF7" w:rsidP="00326FF7">
            <w:pPr>
              <w:pStyle w:val="ListParagraph"/>
              <w:numPr>
                <w:ilvl w:val="1"/>
                <w:numId w:val="56"/>
              </w:numPr>
              <w:spacing w:beforeLines="60" w:before="144" w:afterLines="60" w:after="144"/>
              <w:jc w:val="left"/>
              <w:rPr>
                <w:color w:val="595959" w:themeColor="text1" w:themeTint="A6"/>
                <w:sz w:val="18"/>
                <w:szCs w:val="18"/>
                <w:lang w:val="en-GB"/>
              </w:rPr>
            </w:pPr>
            <w:proofErr w:type="spellStart"/>
            <w:r>
              <w:rPr>
                <w:color w:val="595959" w:themeColor="text1" w:themeTint="A6"/>
                <w:sz w:val="18"/>
                <w:szCs w:val="18"/>
                <w:lang w:val="en-GB"/>
              </w:rPr>
              <w:t>MARiS</w:t>
            </w:r>
            <w:proofErr w:type="spellEnd"/>
            <w:r>
              <w:rPr>
                <w:color w:val="595959" w:themeColor="text1" w:themeTint="A6"/>
                <w:sz w:val="18"/>
                <w:szCs w:val="18"/>
                <w:lang w:val="en-GB"/>
              </w:rPr>
              <w:t xml:space="preserve"> Polar Lab testing</w:t>
            </w:r>
          </w:p>
          <w:p w14:paraId="6D89FCA5" w14:textId="16505C8D" w:rsidR="00326FF7" w:rsidRPr="00326FF7" w:rsidRDefault="00326FF7" w:rsidP="00326FF7">
            <w:pPr>
              <w:spacing w:beforeLines="60" w:before="144" w:afterLines="60" w:after="144"/>
              <w:ind w:left="1080"/>
              <w:jc w:val="left"/>
              <w:rPr>
                <w:color w:val="595959" w:themeColor="text1" w:themeTint="A6"/>
                <w:sz w:val="18"/>
                <w:szCs w:val="18"/>
                <w:lang w:val="en-GB"/>
              </w:rPr>
            </w:pPr>
          </w:p>
        </w:tc>
      </w:tr>
    </w:tbl>
    <w:p w14:paraId="74221E11" w14:textId="77777777" w:rsidR="00075E3E" w:rsidRDefault="00075E3E">
      <w:pPr>
        <w:jc w:val="left"/>
        <w:rPr>
          <w:lang w:val="en-GB"/>
        </w:rPr>
      </w:pPr>
    </w:p>
    <w:p w14:paraId="5BE86CC2" w14:textId="77777777" w:rsidR="003C1E1F" w:rsidRDefault="003C1E1F">
      <w:pPr>
        <w:jc w:val="left"/>
        <w:rPr>
          <w:rFonts w:ascii="Montserrat Medium" w:hAnsi="Montserrat Medium" w:cs="Calibri"/>
          <w:sz w:val="32"/>
          <w:szCs w:val="32"/>
          <w:lang w:val="en-GB"/>
        </w:rPr>
      </w:pPr>
      <w:r>
        <w:rPr>
          <w:lang w:val="en-GB"/>
        </w:rPr>
        <w:br w:type="page"/>
      </w:r>
    </w:p>
    <w:p w14:paraId="7EA12E9B" w14:textId="77777777" w:rsidR="003C1E1F" w:rsidRDefault="003C1E1F" w:rsidP="003C1E1F">
      <w:pPr>
        <w:pStyle w:val="Heading2"/>
        <w:rPr>
          <w:lang w:val="en-GB"/>
        </w:rPr>
      </w:pPr>
      <w:r>
        <w:rPr>
          <w:lang w:val="en-GB"/>
        </w:rPr>
        <w:lastRenderedPageBreak/>
        <w:t>Outputs</w:t>
      </w:r>
    </w:p>
    <w:tbl>
      <w:tblPr>
        <w:tblStyle w:val="TableGrid"/>
        <w:tblW w:w="5000" w:type="pct"/>
        <w:tblLook w:val="04A0" w:firstRow="1" w:lastRow="0" w:firstColumn="1" w:lastColumn="0" w:noHBand="0" w:noVBand="1"/>
      </w:tblPr>
      <w:tblGrid>
        <w:gridCol w:w="10762"/>
      </w:tblGrid>
      <w:tr w:rsidR="003C1E1F" w:rsidRPr="009C0A6C" w14:paraId="15AAC071" w14:textId="77777777" w:rsidTr="004C4C4A">
        <w:trPr>
          <w:trHeight w:val="340"/>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shd w:val="clear" w:color="auto" w:fill="D0CECE" w:themeFill="background2" w:themeFillShade="E6"/>
            <w:vAlign w:val="center"/>
          </w:tcPr>
          <w:p w14:paraId="0885F23D" w14:textId="77777777" w:rsidR="003C1E1F" w:rsidRPr="009C0A6C" w:rsidRDefault="003C1E1F" w:rsidP="004C4C4A">
            <w:pPr>
              <w:jc w:val="left"/>
              <w:rPr>
                <w:lang w:val="en-GB"/>
              </w:rPr>
            </w:pPr>
            <w:r w:rsidRPr="003C1E1F">
              <w:rPr>
                <w:b/>
                <w:bCs/>
                <w:sz w:val="18"/>
                <w:szCs w:val="18"/>
                <w:lang w:val="en-GB"/>
              </w:rPr>
              <w:t xml:space="preserve">Publications </w:t>
            </w:r>
            <w:r w:rsidRPr="009C0A6C">
              <w:rPr>
                <w:color w:val="767171" w:themeColor="background2" w:themeShade="80"/>
                <w:sz w:val="18"/>
                <w:szCs w:val="18"/>
                <w:lang w:val="en-GB"/>
              </w:rPr>
              <w:t>(peer-reviewed journal or conference proceedings</w:t>
            </w:r>
            <w:r>
              <w:rPr>
                <w:color w:val="767171" w:themeColor="background2" w:themeShade="80"/>
                <w:sz w:val="18"/>
                <w:szCs w:val="18"/>
                <w:lang w:val="en-GB"/>
              </w:rPr>
              <w:t>, include DOI</w:t>
            </w:r>
            <w:r w:rsidRPr="009C0A6C">
              <w:rPr>
                <w:color w:val="767171" w:themeColor="background2" w:themeShade="80"/>
                <w:sz w:val="18"/>
                <w:szCs w:val="18"/>
                <w:lang w:val="en-GB"/>
              </w:rPr>
              <w:t>)</w:t>
            </w:r>
          </w:p>
        </w:tc>
      </w:tr>
      <w:tr w:rsidR="003C1E1F" w:rsidRPr="009C0A6C" w14:paraId="2D124E9B" w14:textId="77777777" w:rsidTr="004C4C4A">
        <w:trPr>
          <w:trHeight w:val="850"/>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tcPr>
          <w:p w14:paraId="52A55DF5" w14:textId="77777777" w:rsidR="003C1E1F" w:rsidRPr="009C0A6C" w:rsidRDefault="003C1E1F" w:rsidP="004C4C4A">
            <w:pPr>
              <w:spacing w:after="60"/>
              <w:rPr>
                <w:sz w:val="18"/>
                <w:szCs w:val="18"/>
                <w:lang w:val="en-GB"/>
              </w:rPr>
            </w:pPr>
          </w:p>
        </w:tc>
      </w:tr>
      <w:tr w:rsidR="003C1E1F" w:rsidRPr="009C0A6C" w14:paraId="687783DE" w14:textId="77777777" w:rsidTr="004C4C4A">
        <w:trPr>
          <w:trHeight w:val="340"/>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shd w:val="clear" w:color="auto" w:fill="D0CECE" w:themeFill="background2" w:themeFillShade="E6"/>
            <w:vAlign w:val="center"/>
          </w:tcPr>
          <w:p w14:paraId="325E588A" w14:textId="77777777" w:rsidR="003C1E1F" w:rsidRPr="003C1E1F" w:rsidRDefault="003C1E1F" w:rsidP="004C4C4A">
            <w:pPr>
              <w:jc w:val="left"/>
              <w:rPr>
                <w:b/>
                <w:bCs/>
                <w:sz w:val="18"/>
                <w:szCs w:val="18"/>
                <w:lang w:val="en-GB"/>
              </w:rPr>
            </w:pPr>
            <w:r w:rsidRPr="003C1E1F">
              <w:rPr>
                <w:b/>
                <w:bCs/>
                <w:sz w:val="18"/>
                <w:szCs w:val="18"/>
                <w:lang w:val="en-GB"/>
              </w:rPr>
              <w:t>Posters/presentations</w:t>
            </w:r>
          </w:p>
        </w:tc>
      </w:tr>
      <w:tr w:rsidR="003C1E1F" w:rsidRPr="009C0A6C" w14:paraId="53375EB1" w14:textId="77777777" w:rsidTr="004C4C4A">
        <w:trPr>
          <w:trHeight w:val="850"/>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tcPr>
          <w:p w14:paraId="4C0ABE67" w14:textId="3B90C21F" w:rsidR="003C1E1F" w:rsidRPr="00536F9D" w:rsidRDefault="00326FF7" w:rsidP="004C4C4A">
            <w:pPr>
              <w:spacing w:after="60"/>
              <w:rPr>
                <w:sz w:val="18"/>
                <w:szCs w:val="18"/>
                <w:lang w:val="en-GB"/>
              </w:rPr>
            </w:pPr>
            <w:r>
              <w:rPr>
                <w:sz w:val="18"/>
                <w:szCs w:val="18"/>
                <w:lang w:val="en-GB"/>
              </w:rPr>
              <w:t xml:space="preserve">-Annual presentation to ARU and </w:t>
            </w:r>
            <w:proofErr w:type="spellStart"/>
            <w:r>
              <w:rPr>
                <w:sz w:val="18"/>
                <w:szCs w:val="18"/>
                <w:lang w:val="en-GB"/>
              </w:rPr>
              <w:t>MARiS</w:t>
            </w:r>
            <w:proofErr w:type="spellEnd"/>
            <w:r>
              <w:rPr>
                <w:sz w:val="18"/>
                <w:szCs w:val="18"/>
                <w:lang w:val="en-GB"/>
              </w:rPr>
              <w:t xml:space="preserve"> groups</w:t>
            </w:r>
          </w:p>
        </w:tc>
      </w:tr>
      <w:tr w:rsidR="003C1E1F" w:rsidRPr="009C0A6C" w14:paraId="2AACB72C" w14:textId="77777777" w:rsidTr="004C4C4A">
        <w:trPr>
          <w:trHeight w:val="340"/>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shd w:val="clear" w:color="auto" w:fill="D0CECE" w:themeFill="background2" w:themeFillShade="E6"/>
            <w:vAlign w:val="center"/>
          </w:tcPr>
          <w:p w14:paraId="0E388E03" w14:textId="77777777" w:rsidR="003C1E1F" w:rsidRPr="003C1E1F" w:rsidRDefault="003C1E1F" w:rsidP="004C4C4A">
            <w:pPr>
              <w:jc w:val="left"/>
              <w:rPr>
                <w:b/>
                <w:bCs/>
                <w:sz w:val="18"/>
                <w:szCs w:val="18"/>
                <w:lang w:val="en-GB"/>
              </w:rPr>
            </w:pPr>
            <w:r w:rsidRPr="003C1E1F">
              <w:rPr>
                <w:b/>
                <w:bCs/>
                <w:sz w:val="18"/>
                <w:szCs w:val="18"/>
                <w:lang w:val="en-GB"/>
              </w:rPr>
              <w:t>Field trips or research visits</w:t>
            </w:r>
          </w:p>
        </w:tc>
      </w:tr>
      <w:tr w:rsidR="003C1E1F" w:rsidRPr="009C0A6C" w14:paraId="600CDF98" w14:textId="77777777" w:rsidTr="004C4C4A">
        <w:trPr>
          <w:trHeight w:val="567"/>
        </w:trPr>
        <w:tc>
          <w:tcPr>
            <w:tcW w:w="5000" w:type="pct"/>
            <w:tcBorders>
              <w:top w:val="single" w:sz="2" w:space="0" w:color="7F7F7F" w:themeColor="text1" w:themeTint="80"/>
              <w:left w:val="single" w:sz="4" w:space="0" w:color="auto"/>
              <w:bottom w:val="single" w:sz="2" w:space="0" w:color="7F7F7F" w:themeColor="text1" w:themeTint="80"/>
              <w:right w:val="single" w:sz="4" w:space="0" w:color="auto"/>
            </w:tcBorders>
          </w:tcPr>
          <w:p w14:paraId="3EFBE1A9" w14:textId="77777777" w:rsidR="003C1E1F" w:rsidRPr="009C0A6C" w:rsidRDefault="003C1E1F" w:rsidP="004C4C4A">
            <w:pPr>
              <w:tabs>
                <w:tab w:val="left" w:pos="6870"/>
              </w:tabs>
              <w:spacing w:after="60"/>
              <w:jc w:val="left"/>
              <w:rPr>
                <w:szCs w:val="20"/>
                <w:lang w:val="en-GB"/>
              </w:rPr>
            </w:pPr>
          </w:p>
        </w:tc>
      </w:tr>
      <w:tr w:rsidR="003C1E1F" w:rsidRPr="009C0A6C" w14:paraId="0C9C0583" w14:textId="77777777" w:rsidTr="004C4C4A">
        <w:trPr>
          <w:trHeight w:val="340"/>
        </w:trPr>
        <w:tc>
          <w:tcPr>
            <w:tcW w:w="5000" w:type="pct"/>
            <w:shd w:val="clear" w:color="auto" w:fill="D0CECE" w:themeFill="background2" w:themeFillShade="E6"/>
            <w:vAlign w:val="center"/>
          </w:tcPr>
          <w:p w14:paraId="68EAA3D5" w14:textId="77777777" w:rsidR="003C1E1F" w:rsidRPr="009C0A6C" w:rsidRDefault="003C1E1F" w:rsidP="004C4C4A">
            <w:pPr>
              <w:jc w:val="left"/>
              <w:rPr>
                <w:b/>
                <w:bCs/>
                <w:lang w:val="en-GB"/>
              </w:rPr>
            </w:pPr>
            <w:r w:rsidRPr="003C1E1F">
              <w:rPr>
                <w:b/>
                <w:bCs/>
                <w:sz w:val="18"/>
                <w:szCs w:val="18"/>
                <w:lang w:val="en-GB"/>
              </w:rPr>
              <w:t>Datasets generated and how are they stored</w:t>
            </w:r>
            <w:r>
              <w:rPr>
                <w:b/>
                <w:bCs/>
                <w:lang w:val="en-GB"/>
              </w:rPr>
              <w:t xml:space="preserve"> </w:t>
            </w:r>
            <w:r w:rsidRPr="005D114A">
              <w:rPr>
                <w:color w:val="7F7F7F" w:themeColor="text1" w:themeTint="80"/>
                <w:sz w:val="18"/>
                <w:szCs w:val="18"/>
                <w:lang w:val="en-GB"/>
              </w:rPr>
              <w:t>(include link to GitHub repository)</w:t>
            </w:r>
          </w:p>
        </w:tc>
      </w:tr>
      <w:tr w:rsidR="003C1E1F" w:rsidRPr="009C0A6C" w14:paraId="1566374A" w14:textId="77777777" w:rsidTr="004C4C4A">
        <w:trPr>
          <w:trHeight w:val="567"/>
        </w:trPr>
        <w:tc>
          <w:tcPr>
            <w:tcW w:w="5000" w:type="pct"/>
          </w:tcPr>
          <w:p w14:paraId="588C31FA" w14:textId="03976DDA" w:rsidR="003C1E1F" w:rsidRPr="009C0A6C" w:rsidRDefault="00326FF7" w:rsidP="004C4C4A">
            <w:pPr>
              <w:spacing w:after="60"/>
              <w:rPr>
                <w:sz w:val="18"/>
                <w:szCs w:val="18"/>
                <w:lang w:val="en-GB"/>
              </w:rPr>
            </w:pPr>
            <w:r w:rsidRPr="00326FF7">
              <w:rPr>
                <w:sz w:val="18"/>
                <w:szCs w:val="18"/>
                <w:lang w:val="en-GB"/>
              </w:rPr>
              <w:t>https://github.com/SarahTallack/PAR-Measurement</w:t>
            </w:r>
          </w:p>
        </w:tc>
      </w:tr>
      <w:tr w:rsidR="003C1E1F" w:rsidRPr="009C0A6C" w14:paraId="4710122C" w14:textId="77777777" w:rsidTr="004C4C4A">
        <w:trPr>
          <w:trHeight w:val="340"/>
        </w:trPr>
        <w:tc>
          <w:tcPr>
            <w:tcW w:w="5000" w:type="pct"/>
            <w:shd w:val="clear" w:color="auto" w:fill="D0CECE" w:themeFill="background2" w:themeFillShade="E6"/>
            <w:vAlign w:val="center"/>
          </w:tcPr>
          <w:p w14:paraId="0D63C1D7" w14:textId="77777777" w:rsidR="003C1E1F" w:rsidRPr="00E91C60" w:rsidRDefault="003C1E1F" w:rsidP="004C4C4A">
            <w:pPr>
              <w:jc w:val="left"/>
              <w:rPr>
                <w:b/>
                <w:bCs/>
                <w:sz w:val="18"/>
                <w:szCs w:val="18"/>
                <w:lang w:val="en-GB"/>
              </w:rPr>
            </w:pPr>
            <w:r w:rsidRPr="00E91C60">
              <w:rPr>
                <w:b/>
                <w:bCs/>
                <w:sz w:val="18"/>
                <w:szCs w:val="18"/>
                <w:lang w:val="en-GB"/>
              </w:rPr>
              <w:t>Other not listed above</w:t>
            </w:r>
          </w:p>
        </w:tc>
      </w:tr>
      <w:tr w:rsidR="003C1E1F" w:rsidRPr="009C0A6C" w14:paraId="6B213CDD" w14:textId="77777777" w:rsidTr="004C4C4A">
        <w:trPr>
          <w:trHeight w:val="567"/>
        </w:trPr>
        <w:tc>
          <w:tcPr>
            <w:tcW w:w="5000" w:type="pct"/>
          </w:tcPr>
          <w:p w14:paraId="4E95FD3F" w14:textId="77777777" w:rsidR="003C1E1F" w:rsidRPr="009C0A6C" w:rsidRDefault="003C1E1F" w:rsidP="004C4C4A">
            <w:pPr>
              <w:spacing w:after="60"/>
              <w:rPr>
                <w:sz w:val="18"/>
                <w:szCs w:val="18"/>
                <w:lang w:val="en-GB"/>
              </w:rPr>
            </w:pPr>
          </w:p>
        </w:tc>
      </w:tr>
    </w:tbl>
    <w:p w14:paraId="7528E876" w14:textId="77777777" w:rsidR="003C1E1F" w:rsidRPr="003C1E1F" w:rsidRDefault="003C1E1F" w:rsidP="003C1E1F">
      <w:pPr>
        <w:pStyle w:val="Heading2"/>
        <w:rPr>
          <w:lang w:val="en-GB"/>
        </w:rPr>
      </w:pPr>
      <w:r>
        <w:rPr>
          <w:lang w:val="en-GB"/>
        </w:rPr>
        <w:t>Achievements/highlights</w:t>
      </w:r>
    </w:p>
    <w:tbl>
      <w:tblPr>
        <w:tblStyle w:val="TableGrid"/>
        <w:tblW w:w="5000" w:type="pct"/>
        <w:tblLook w:val="04A0" w:firstRow="1" w:lastRow="0" w:firstColumn="1" w:lastColumn="0" w:noHBand="0" w:noVBand="1"/>
      </w:tblPr>
      <w:tblGrid>
        <w:gridCol w:w="10762"/>
      </w:tblGrid>
      <w:tr w:rsidR="003C1E1F" w:rsidRPr="009C0A6C" w14:paraId="4AE8C70C" w14:textId="77777777" w:rsidTr="004C4C4A">
        <w:trPr>
          <w:trHeight w:val="340"/>
        </w:trPr>
        <w:tc>
          <w:tcPr>
            <w:tcW w:w="5000" w:type="pct"/>
            <w:tcBorders>
              <w:top w:val="single" w:sz="4" w:space="0" w:color="auto"/>
              <w:bottom w:val="single" w:sz="4" w:space="0" w:color="auto"/>
            </w:tcBorders>
            <w:shd w:val="clear" w:color="auto" w:fill="D0CECE" w:themeFill="background2" w:themeFillShade="E6"/>
            <w:vAlign w:val="center"/>
          </w:tcPr>
          <w:p w14:paraId="3D6AF293" w14:textId="77777777" w:rsidR="003C1E1F" w:rsidRPr="00E91C60" w:rsidRDefault="003C1E1F" w:rsidP="004C4C4A">
            <w:pPr>
              <w:jc w:val="left"/>
              <w:rPr>
                <w:b/>
                <w:bCs/>
                <w:sz w:val="18"/>
                <w:szCs w:val="18"/>
                <w:lang w:val="en-GB"/>
              </w:rPr>
            </w:pPr>
            <w:r w:rsidRPr="00E91C60">
              <w:rPr>
                <w:b/>
                <w:bCs/>
                <w:sz w:val="18"/>
                <w:szCs w:val="18"/>
                <w:lang w:val="en-GB"/>
              </w:rPr>
              <w:t xml:space="preserve">Use this space to note any additional achievements/highlights not listed above </w:t>
            </w:r>
            <w:r w:rsidRPr="00E91C60">
              <w:rPr>
                <w:color w:val="767171" w:themeColor="background2" w:themeShade="80"/>
                <w:sz w:val="18"/>
                <w:szCs w:val="18"/>
                <w:lang w:val="en-GB"/>
              </w:rPr>
              <w:t>(optional)</w:t>
            </w:r>
          </w:p>
        </w:tc>
      </w:tr>
      <w:tr w:rsidR="003C1E1F" w:rsidRPr="009C0A6C" w14:paraId="3E83BCAD" w14:textId="77777777" w:rsidTr="004C4C4A">
        <w:trPr>
          <w:trHeight w:val="567"/>
        </w:trPr>
        <w:tc>
          <w:tcPr>
            <w:tcW w:w="5000" w:type="pct"/>
            <w:tcBorders>
              <w:bottom w:val="single" w:sz="4" w:space="0" w:color="auto"/>
            </w:tcBorders>
          </w:tcPr>
          <w:p w14:paraId="5F28E270" w14:textId="77777777" w:rsidR="003C1E1F" w:rsidRPr="009C0A6C" w:rsidRDefault="003C1E1F" w:rsidP="004C4C4A">
            <w:pPr>
              <w:tabs>
                <w:tab w:val="left" w:pos="4701"/>
              </w:tabs>
              <w:spacing w:after="60"/>
              <w:rPr>
                <w:szCs w:val="20"/>
                <w:lang w:val="en-GB"/>
              </w:rPr>
            </w:pPr>
          </w:p>
        </w:tc>
      </w:tr>
    </w:tbl>
    <w:p w14:paraId="5EEA1874" w14:textId="77777777" w:rsidR="003C1E1F" w:rsidRPr="009C0A6C" w:rsidRDefault="003C1E1F" w:rsidP="003C1E1F">
      <w:pPr>
        <w:pStyle w:val="Heading2"/>
        <w:rPr>
          <w:lang w:val="en-GB"/>
        </w:rPr>
      </w:pPr>
      <w:r>
        <w:rPr>
          <w:lang w:val="en-GB"/>
        </w:rPr>
        <w:t>Obstacles</w:t>
      </w:r>
    </w:p>
    <w:tbl>
      <w:tblPr>
        <w:tblStyle w:val="TableGrid"/>
        <w:tblW w:w="5000" w:type="pct"/>
        <w:tblLook w:val="04A0" w:firstRow="1" w:lastRow="0" w:firstColumn="1" w:lastColumn="0" w:noHBand="0" w:noVBand="1"/>
      </w:tblPr>
      <w:tblGrid>
        <w:gridCol w:w="10762"/>
      </w:tblGrid>
      <w:tr w:rsidR="003C1E1F" w:rsidRPr="009C0A6C" w14:paraId="37E702A5" w14:textId="77777777" w:rsidTr="004C4C4A">
        <w:trPr>
          <w:trHeight w:val="340"/>
        </w:trPr>
        <w:tc>
          <w:tcPr>
            <w:tcW w:w="5000" w:type="pct"/>
            <w:tcBorders>
              <w:top w:val="single" w:sz="4" w:space="0" w:color="auto"/>
            </w:tcBorders>
            <w:shd w:val="clear" w:color="auto" w:fill="D0CECE" w:themeFill="background2" w:themeFillShade="E6"/>
            <w:vAlign w:val="center"/>
          </w:tcPr>
          <w:p w14:paraId="55B911A6" w14:textId="77777777" w:rsidR="003C1E1F" w:rsidRPr="00E91C60" w:rsidRDefault="003C1E1F" w:rsidP="004C4C4A">
            <w:pPr>
              <w:jc w:val="left"/>
              <w:rPr>
                <w:b/>
                <w:bCs/>
                <w:sz w:val="18"/>
                <w:szCs w:val="18"/>
                <w:lang w:val="en-GB"/>
              </w:rPr>
            </w:pPr>
            <w:r w:rsidRPr="00E91C60">
              <w:rPr>
                <w:b/>
                <w:bCs/>
                <w:sz w:val="18"/>
                <w:szCs w:val="18"/>
                <w:lang w:val="en-GB"/>
              </w:rPr>
              <w:t xml:space="preserve">Use this space to note any obstacles to your research this year </w:t>
            </w:r>
            <w:r w:rsidRPr="00E91C60">
              <w:rPr>
                <w:color w:val="767171" w:themeColor="background2" w:themeShade="80"/>
                <w:sz w:val="18"/>
                <w:szCs w:val="18"/>
                <w:lang w:val="en-GB"/>
              </w:rPr>
              <w:t>(optional)</w:t>
            </w:r>
          </w:p>
        </w:tc>
      </w:tr>
      <w:tr w:rsidR="003C1E1F" w:rsidRPr="009C0A6C" w14:paraId="775327CC" w14:textId="77777777" w:rsidTr="004C4C4A">
        <w:trPr>
          <w:trHeight w:val="567"/>
        </w:trPr>
        <w:tc>
          <w:tcPr>
            <w:tcW w:w="5000" w:type="pct"/>
          </w:tcPr>
          <w:p w14:paraId="345D38A7" w14:textId="77777777" w:rsidR="003C1E1F" w:rsidRPr="009C0A6C" w:rsidRDefault="003C1E1F" w:rsidP="004C4C4A">
            <w:pPr>
              <w:spacing w:after="60"/>
              <w:rPr>
                <w:szCs w:val="20"/>
                <w:lang w:val="en-GB"/>
              </w:rPr>
            </w:pPr>
          </w:p>
        </w:tc>
      </w:tr>
    </w:tbl>
    <w:p w14:paraId="4C2AA1BD" w14:textId="77777777" w:rsidR="00E91C60" w:rsidRDefault="00E91C60" w:rsidP="00E91C60">
      <w:pPr>
        <w:pStyle w:val="Heading2"/>
        <w:rPr>
          <w:lang w:val="en-GB"/>
        </w:rPr>
      </w:pPr>
      <w:r>
        <w:rPr>
          <w:lang w:val="en-GB"/>
        </w:rPr>
        <w:t xml:space="preserve">Supervisor’s comments </w:t>
      </w:r>
      <w:r w:rsidR="00341DE1">
        <w:rPr>
          <w:lang w:val="en-GB"/>
        </w:rPr>
        <w:t>on the proposal/progress and plans</w:t>
      </w:r>
    </w:p>
    <w:tbl>
      <w:tblPr>
        <w:tblW w:w="4997" w:type="pct"/>
        <w:tblCellMar>
          <w:top w:w="15" w:type="dxa"/>
          <w:left w:w="15" w:type="dxa"/>
          <w:bottom w:w="15" w:type="dxa"/>
          <w:right w:w="15" w:type="dxa"/>
        </w:tblCellMar>
        <w:tblLook w:val="04A0" w:firstRow="1" w:lastRow="0" w:firstColumn="1" w:lastColumn="0" w:noHBand="0" w:noVBand="1"/>
      </w:tblPr>
      <w:tblGrid>
        <w:gridCol w:w="10756"/>
      </w:tblGrid>
      <w:tr w:rsidR="00341DE1" w:rsidRPr="003C1E1F" w14:paraId="7AA1E8CA"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1A8BA767" w14:textId="77777777" w:rsidR="00341DE1" w:rsidRPr="003C1E1F" w:rsidRDefault="00341DE1" w:rsidP="004C4C4A">
            <w:pPr>
              <w:pStyle w:val="Normalbold"/>
              <w:rPr>
                <w:rFonts w:ascii="Montserrat" w:hAnsi="Montserrat"/>
                <w:b/>
                <w:bCs/>
                <w:sz w:val="18"/>
                <w:szCs w:val="18"/>
              </w:rPr>
            </w:pPr>
            <w:r>
              <w:rPr>
                <w:rFonts w:ascii="Montserrat" w:hAnsi="Montserrat"/>
                <w:b/>
                <w:bCs/>
                <w:sz w:val="18"/>
                <w:szCs w:val="18"/>
              </w:rPr>
              <w:t>Supervisor’s comments on proposal/progress</w:t>
            </w:r>
          </w:p>
        </w:tc>
      </w:tr>
      <w:tr w:rsidR="00341DE1" w:rsidRPr="003C1E1F" w14:paraId="4F7AC57F" w14:textId="77777777" w:rsidTr="00FB5107">
        <w:trPr>
          <w:trHeight w:val="1134"/>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306C8D70" w14:textId="77777777" w:rsidR="00341DE1" w:rsidRPr="003C1E1F" w:rsidRDefault="00341DE1" w:rsidP="004C4C4A">
            <w:pPr>
              <w:pStyle w:val="Normalbold"/>
              <w:jc w:val="both"/>
              <w:rPr>
                <w:rFonts w:ascii="Montserrat" w:hAnsi="Montserrat"/>
                <w:sz w:val="18"/>
                <w:szCs w:val="18"/>
              </w:rPr>
            </w:pPr>
          </w:p>
        </w:tc>
      </w:tr>
      <w:tr w:rsidR="00E91C60" w:rsidRPr="003C1E1F" w14:paraId="3938F904" w14:textId="77777777" w:rsidTr="00B0230B">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3F781BD" w14:textId="77777777" w:rsidR="00E91C60" w:rsidRPr="003C1E1F" w:rsidRDefault="00E91C60" w:rsidP="004C4C4A">
            <w:pPr>
              <w:pStyle w:val="Normalbold"/>
              <w:rPr>
                <w:rFonts w:ascii="Montserrat" w:hAnsi="Montserrat"/>
                <w:b/>
                <w:bCs/>
                <w:sz w:val="18"/>
                <w:szCs w:val="18"/>
              </w:rPr>
            </w:pPr>
            <w:r>
              <w:rPr>
                <w:rFonts w:ascii="Montserrat" w:hAnsi="Montserrat"/>
                <w:b/>
                <w:bCs/>
                <w:sz w:val="18"/>
                <w:szCs w:val="18"/>
              </w:rPr>
              <w:t>Supervisor’s comments on proposed timeline for the year</w:t>
            </w:r>
          </w:p>
        </w:tc>
      </w:tr>
      <w:tr w:rsidR="00E91C60" w:rsidRPr="003C1E1F" w14:paraId="319D826E" w14:textId="77777777" w:rsidTr="00B0230B">
        <w:trPr>
          <w:trHeight w:val="1134"/>
        </w:trPr>
        <w:tc>
          <w:tcPr>
            <w:tcW w:w="5000" w:type="pct"/>
            <w:tcBorders>
              <w:top w:val="single" w:sz="4" w:space="0" w:color="666666"/>
              <w:left w:val="single" w:sz="4" w:space="0" w:color="666666"/>
              <w:bottom w:val="single" w:sz="4" w:space="0" w:color="auto"/>
              <w:right w:val="single" w:sz="4" w:space="0" w:color="666666"/>
            </w:tcBorders>
            <w:shd w:val="clear" w:color="auto" w:fill="auto"/>
            <w:tcMar>
              <w:top w:w="100" w:type="dxa"/>
              <w:left w:w="100" w:type="dxa"/>
              <w:bottom w:w="100" w:type="dxa"/>
              <w:right w:w="100" w:type="dxa"/>
            </w:tcMar>
          </w:tcPr>
          <w:p w14:paraId="59B5E19F" w14:textId="77777777" w:rsidR="00E91C60" w:rsidRPr="003C1E1F" w:rsidRDefault="00E91C60" w:rsidP="004C4C4A">
            <w:pPr>
              <w:pStyle w:val="Normalbold"/>
              <w:jc w:val="both"/>
              <w:rPr>
                <w:rFonts w:ascii="Montserrat" w:hAnsi="Montserrat"/>
                <w:sz w:val="18"/>
                <w:szCs w:val="18"/>
              </w:rPr>
            </w:pPr>
          </w:p>
        </w:tc>
      </w:tr>
    </w:tbl>
    <w:p w14:paraId="02A17E7F" w14:textId="77777777" w:rsidR="00E91C60" w:rsidRDefault="00E91C60">
      <w:pPr>
        <w:jc w:val="left"/>
        <w:rPr>
          <w:szCs w:val="20"/>
          <w:lang w:val="en-GB"/>
        </w:rPr>
      </w:pPr>
    </w:p>
    <w:p w14:paraId="087E7B06" w14:textId="77777777" w:rsidR="003C1E1F" w:rsidRDefault="003C1E1F">
      <w:pPr>
        <w:jc w:val="left"/>
        <w:rPr>
          <w:szCs w:val="20"/>
          <w:lang w:val="en-GB"/>
        </w:rPr>
      </w:pPr>
      <w:r>
        <w:rPr>
          <w:szCs w:val="20"/>
          <w:lang w:val="en-GB"/>
        </w:rPr>
        <w:br w:type="page"/>
      </w:r>
    </w:p>
    <w:p w14:paraId="77424116" w14:textId="77777777" w:rsidR="00341DE1" w:rsidRDefault="00341DE1" w:rsidP="00341DE1">
      <w:pPr>
        <w:pStyle w:val="Heading1"/>
      </w:pPr>
      <w:r>
        <w:lastRenderedPageBreak/>
        <w:t>Student’s expectations and commitments</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341DE1" w:rsidRPr="001D1AD9" w14:paraId="6785F642" w14:textId="77777777" w:rsidTr="004C4C4A">
        <w:tc>
          <w:tcPr>
            <w:tcW w:w="5000" w:type="pct"/>
            <w:tcBorders>
              <w:top w:val="single" w:sz="8" w:space="0" w:color="666666"/>
              <w:left w:val="single" w:sz="8" w:space="0" w:color="666666"/>
              <w:bottom w:val="single" w:sz="8" w:space="0" w:color="666666"/>
              <w:right w:val="single" w:sz="8" w:space="0" w:color="666666"/>
            </w:tcBorders>
            <w:shd w:val="clear" w:color="auto" w:fill="F3F3F3"/>
            <w:tcMar>
              <w:top w:w="100" w:type="dxa"/>
              <w:left w:w="100" w:type="dxa"/>
              <w:bottom w:w="100" w:type="dxa"/>
              <w:right w:w="100" w:type="dxa"/>
            </w:tcMar>
            <w:hideMark/>
          </w:tcPr>
          <w:p w14:paraId="43C7EAC2" w14:textId="77777777" w:rsidR="00341DE1" w:rsidRPr="003C1E1F" w:rsidRDefault="00341DE1" w:rsidP="004C4C4A">
            <w:pPr>
              <w:pStyle w:val="ListParagraph"/>
              <w:numPr>
                <w:ilvl w:val="0"/>
                <w:numId w:val="46"/>
              </w:numPr>
              <w:ind w:left="320" w:hanging="320"/>
              <w:rPr>
                <w:sz w:val="18"/>
                <w:szCs w:val="18"/>
                <w:lang w:val="en-GB"/>
              </w:rPr>
            </w:pPr>
            <w:r w:rsidRPr="003C1E1F">
              <w:rPr>
                <w:sz w:val="18"/>
                <w:szCs w:val="18"/>
                <w:lang w:val="en-GB"/>
              </w:rPr>
              <w:t xml:space="preserve">The </w:t>
            </w:r>
            <w:r>
              <w:rPr>
                <w:sz w:val="18"/>
                <w:szCs w:val="18"/>
                <w:lang w:val="en-GB"/>
              </w:rPr>
              <w:t>student</w:t>
            </w:r>
            <w:r w:rsidRPr="003C1E1F">
              <w:rPr>
                <w:sz w:val="18"/>
                <w:szCs w:val="18"/>
                <w:lang w:val="en-GB"/>
              </w:rPr>
              <w:t xml:space="preserve"> must set out</w:t>
            </w:r>
            <w:r>
              <w:rPr>
                <w:sz w:val="18"/>
                <w:szCs w:val="18"/>
                <w:lang w:val="en-GB"/>
              </w:rPr>
              <w:t xml:space="preserve"> in detail</w:t>
            </w:r>
            <w:r w:rsidRPr="003C1E1F">
              <w:rPr>
                <w:sz w:val="18"/>
                <w:szCs w:val="18"/>
                <w:lang w:val="en-GB"/>
              </w:rPr>
              <w:t xml:space="preserve"> what they expect of the </w:t>
            </w:r>
            <w:r>
              <w:rPr>
                <w:sz w:val="18"/>
                <w:szCs w:val="18"/>
                <w:lang w:val="en-GB"/>
              </w:rPr>
              <w:t>supervisors, department, faculty and university</w:t>
            </w:r>
            <w:r w:rsidRPr="003C1E1F">
              <w:rPr>
                <w:sz w:val="18"/>
                <w:szCs w:val="18"/>
                <w:lang w:val="en-GB"/>
              </w:rPr>
              <w:t xml:space="preserve"> in terms of reaching certain milestones or goals during the research for the degree.</w:t>
            </w:r>
          </w:p>
        </w:tc>
      </w:tr>
    </w:tbl>
    <w:p w14:paraId="19451D64" w14:textId="77777777" w:rsidR="00341DE1" w:rsidRDefault="00341DE1" w:rsidP="00341DE1"/>
    <w:tbl>
      <w:tblPr>
        <w:tblW w:w="9994" w:type="pct"/>
        <w:tblCellMar>
          <w:top w:w="15" w:type="dxa"/>
          <w:left w:w="15" w:type="dxa"/>
          <w:bottom w:w="15" w:type="dxa"/>
          <w:right w:w="15" w:type="dxa"/>
        </w:tblCellMar>
        <w:tblLook w:val="04A0" w:firstRow="1" w:lastRow="0" w:firstColumn="1" w:lastColumn="0" w:noHBand="0" w:noVBand="1"/>
      </w:tblPr>
      <w:tblGrid>
        <w:gridCol w:w="10755"/>
        <w:gridCol w:w="10756"/>
      </w:tblGrid>
      <w:tr w:rsidR="009B4DC3" w:rsidRPr="001D1AD9" w14:paraId="145660AE" w14:textId="77777777" w:rsidTr="009C5A07">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tcPr>
          <w:p w14:paraId="4CDFEAC5" w14:textId="00365181" w:rsidR="009B4DC3" w:rsidRDefault="009B4DC3" w:rsidP="009B4DC3">
            <w:pPr>
              <w:pStyle w:val="Normalbold"/>
              <w:rPr>
                <w:rFonts w:ascii="Montserrat" w:hAnsi="Montserrat"/>
                <w:b/>
                <w:bCs/>
                <w:sz w:val="18"/>
                <w:szCs w:val="18"/>
              </w:rPr>
            </w:pPr>
            <w:r>
              <w:rPr>
                <w:rFonts w:ascii="Montserrat" w:hAnsi="Montserrat"/>
                <w:b/>
                <w:bCs/>
                <w:sz w:val="18"/>
                <w:szCs w:val="18"/>
              </w:rPr>
              <w:t>Student’s expectations of the supervisor for the project</w:t>
            </w:r>
          </w:p>
        </w:tc>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B854FE3" w14:textId="5919C679" w:rsidR="009B4DC3" w:rsidRPr="00156637" w:rsidRDefault="009B4DC3" w:rsidP="009B4DC3">
            <w:pPr>
              <w:pStyle w:val="Normalbold"/>
              <w:rPr>
                <w:rFonts w:ascii="Montserrat" w:hAnsi="Montserrat"/>
                <w:b/>
                <w:bCs/>
                <w:sz w:val="18"/>
                <w:szCs w:val="18"/>
              </w:rPr>
            </w:pPr>
            <w:r>
              <w:rPr>
                <w:rFonts w:ascii="Montserrat" w:hAnsi="Montserrat"/>
                <w:b/>
                <w:bCs/>
                <w:sz w:val="18"/>
                <w:szCs w:val="18"/>
              </w:rPr>
              <w:t>Student’s expectations of the supervisor for the project</w:t>
            </w:r>
          </w:p>
        </w:tc>
      </w:tr>
      <w:tr w:rsidR="009B4DC3" w:rsidRPr="001D1AD9" w14:paraId="15C2C614" w14:textId="77777777" w:rsidTr="009B4DC3">
        <w:trPr>
          <w:trHeight w:val="1134"/>
        </w:trPr>
        <w:tc>
          <w:tcPr>
            <w:tcW w:w="2500" w:type="pct"/>
            <w:tcBorders>
              <w:top w:val="single" w:sz="4" w:space="0" w:color="666666"/>
              <w:left w:val="single" w:sz="4" w:space="0" w:color="666666"/>
              <w:bottom w:val="single" w:sz="4" w:space="0" w:color="666666"/>
              <w:right w:val="single" w:sz="4" w:space="0" w:color="666666"/>
            </w:tcBorders>
          </w:tcPr>
          <w:p w14:paraId="3EE15FAF" w14:textId="77777777" w:rsidR="009B4DC3" w:rsidRPr="003C1E1F" w:rsidRDefault="009B4DC3" w:rsidP="009B4DC3">
            <w:pPr>
              <w:pStyle w:val="Normalbold"/>
              <w:numPr>
                <w:ilvl w:val="0"/>
                <w:numId w:val="57"/>
              </w:numPr>
              <w:ind w:left="270" w:hanging="270"/>
              <w:jc w:val="both"/>
              <w:rPr>
                <w:rFonts w:ascii="Montserrat" w:hAnsi="Montserrat"/>
                <w:sz w:val="18"/>
                <w:szCs w:val="18"/>
              </w:rPr>
            </w:pPr>
            <w:r w:rsidRPr="257048C6">
              <w:rPr>
                <w:rFonts w:ascii="Montserrat" w:hAnsi="Montserrat"/>
                <w:sz w:val="18"/>
                <w:szCs w:val="18"/>
              </w:rPr>
              <w:t xml:space="preserve">Regular meetings to report progress and get feedback/assistance. </w:t>
            </w:r>
          </w:p>
          <w:p w14:paraId="6720A1A7" w14:textId="77777777" w:rsidR="009B4DC3" w:rsidRPr="003C1E1F" w:rsidRDefault="009B4DC3" w:rsidP="009B4DC3">
            <w:pPr>
              <w:pStyle w:val="Normalbold"/>
              <w:numPr>
                <w:ilvl w:val="0"/>
                <w:numId w:val="57"/>
              </w:numPr>
              <w:ind w:left="270" w:hanging="270"/>
              <w:jc w:val="both"/>
              <w:rPr>
                <w:rFonts w:ascii="Montserrat" w:hAnsi="Montserrat"/>
                <w:szCs w:val="20"/>
              </w:rPr>
            </w:pPr>
            <w:r w:rsidRPr="257048C6">
              <w:rPr>
                <w:rFonts w:ascii="Montserrat" w:hAnsi="Montserrat"/>
                <w:sz w:val="18"/>
                <w:szCs w:val="18"/>
              </w:rPr>
              <w:t>Assistance with ensuring the project is being taken in the right direction.</w:t>
            </w:r>
          </w:p>
          <w:p w14:paraId="69E66D2A" w14:textId="77777777" w:rsidR="009B4DC3" w:rsidRPr="003C1E1F" w:rsidRDefault="009B4DC3" w:rsidP="009B4DC3">
            <w:pPr>
              <w:pStyle w:val="Normalbold"/>
              <w:numPr>
                <w:ilvl w:val="0"/>
                <w:numId w:val="57"/>
              </w:numPr>
              <w:ind w:left="270" w:hanging="270"/>
              <w:jc w:val="both"/>
              <w:rPr>
                <w:rFonts w:ascii="Montserrat" w:hAnsi="Montserrat"/>
                <w:szCs w:val="20"/>
              </w:rPr>
            </w:pPr>
            <w:r w:rsidRPr="257048C6">
              <w:rPr>
                <w:rFonts w:ascii="Montserrat" w:hAnsi="Montserrat"/>
                <w:sz w:val="18"/>
                <w:szCs w:val="18"/>
              </w:rPr>
              <w:t>Guidance should there be any large roadblocks to the progress of the project.</w:t>
            </w:r>
          </w:p>
          <w:p w14:paraId="06061AA1" w14:textId="47F6DADE" w:rsidR="009B4DC3" w:rsidRPr="003C1E1F" w:rsidRDefault="009B4DC3" w:rsidP="009B4DC3">
            <w:pPr>
              <w:pStyle w:val="Normalbold"/>
              <w:jc w:val="both"/>
              <w:rPr>
                <w:rFonts w:ascii="Montserrat" w:hAnsi="Montserrat"/>
                <w:sz w:val="18"/>
                <w:szCs w:val="18"/>
              </w:rPr>
            </w:pPr>
            <w:r w:rsidRPr="257048C6">
              <w:rPr>
                <w:rFonts w:ascii="Montserrat" w:hAnsi="Montserrat"/>
                <w:sz w:val="18"/>
                <w:szCs w:val="18"/>
              </w:rPr>
              <w:t>Feedback on written drafts of final thesis.</w:t>
            </w:r>
          </w:p>
        </w:tc>
        <w:tc>
          <w:tcPr>
            <w:tcW w:w="25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50C7A2F1" w14:textId="453E671A" w:rsidR="009B4DC3" w:rsidRPr="003C1E1F" w:rsidRDefault="009B4DC3" w:rsidP="009B4DC3">
            <w:pPr>
              <w:pStyle w:val="Normalbold"/>
              <w:jc w:val="both"/>
              <w:rPr>
                <w:rFonts w:ascii="Montserrat" w:hAnsi="Montserrat"/>
                <w:sz w:val="18"/>
                <w:szCs w:val="18"/>
              </w:rPr>
            </w:pPr>
          </w:p>
        </w:tc>
      </w:tr>
      <w:tr w:rsidR="009B4DC3" w:rsidRPr="001D1AD9" w14:paraId="627552E6" w14:textId="77777777" w:rsidTr="009C5A07">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tcPr>
          <w:p w14:paraId="0FDE320B" w14:textId="64376517" w:rsidR="009B4DC3" w:rsidRDefault="009B4DC3" w:rsidP="009B4DC3">
            <w:pPr>
              <w:pStyle w:val="Normalbold"/>
              <w:rPr>
                <w:rFonts w:ascii="Montserrat" w:hAnsi="Montserrat"/>
                <w:b/>
                <w:bCs/>
                <w:sz w:val="18"/>
                <w:szCs w:val="18"/>
              </w:rPr>
            </w:pPr>
            <w:r>
              <w:rPr>
                <w:rFonts w:ascii="Montserrat" w:hAnsi="Montserrat"/>
                <w:b/>
                <w:bCs/>
                <w:sz w:val="18"/>
                <w:szCs w:val="18"/>
              </w:rPr>
              <w:t xml:space="preserve">Student’s expectations of the Department, Faculty and University </w:t>
            </w:r>
          </w:p>
        </w:tc>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6C35AE87" w14:textId="33383F39" w:rsidR="009B4DC3" w:rsidRPr="003C1E1F" w:rsidRDefault="009B4DC3" w:rsidP="009B4DC3">
            <w:pPr>
              <w:pStyle w:val="Normalbold"/>
              <w:rPr>
                <w:rFonts w:ascii="Montserrat" w:hAnsi="Montserrat"/>
                <w:b/>
                <w:bCs/>
                <w:sz w:val="18"/>
                <w:szCs w:val="18"/>
              </w:rPr>
            </w:pPr>
            <w:r>
              <w:rPr>
                <w:rFonts w:ascii="Montserrat" w:hAnsi="Montserrat"/>
                <w:b/>
                <w:bCs/>
                <w:sz w:val="18"/>
                <w:szCs w:val="18"/>
              </w:rPr>
              <w:t xml:space="preserve">Student’s expectations of the Department, Faculty and University </w:t>
            </w:r>
          </w:p>
        </w:tc>
      </w:tr>
      <w:tr w:rsidR="009B4DC3" w:rsidRPr="003C1E1F" w14:paraId="1C47345D" w14:textId="77777777" w:rsidTr="009B4DC3">
        <w:trPr>
          <w:trHeight w:val="1134"/>
        </w:trPr>
        <w:tc>
          <w:tcPr>
            <w:tcW w:w="2500" w:type="pct"/>
            <w:tcBorders>
              <w:top w:val="single" w:sz="4" w:space="0" w:color="666666"/>
              <w:left w:val="single" w:sz="4" w:space="0" w:color="666666"/>
              <w:bottom w:val="single" w:sz="4" w:space="0" w:color="666666"/>
              <w:right w:val="single" w:sz="4" w:space="0" w:color="666666"/>
            </w:tcBorders>
          </w:tcPr>
          <w:p w14:paraId="3C2E1985" w14:textId="77777777" w:rsidR="009B4DC3" w:rsidRPr="003C1E1F" w:rsidRDefault="009B4DC3" w:rsidP="009B4DC3">
            <w:pPr>
              <w:pStyle w:val="Normalbold"/>
              <w:numPr>
                <w:ilvl w:val="0"/>
                <w:numId w:val="57"/>
              </w:numPr>
              <w:spacing w:line="259" w:lineRule="auto"/>
              <w:ind w:left="270" w:hanging="270"/>
              <w:jc w:val="both"/>
              <w:rPr>
                <w:rFonts w:ascii="Montserrat" w:hAnsi="Montserrat"/>
                <w:sz w:val="18"/>
                <w:szCs w:val="18"/>
              </w:rPr>
            </w:pPr>
            <w:r w:rsidRPr="257048C6">
              <w:rPr>
                <w:rFonts w:ascii="Montserrat" w:hAnsi="Montserrat"/>
                <w:sz w:val="18"/>
                <w:szCs w:val="18"/>
              </w:rPr>
              <w:t>Access to a workspace on campus. Additionally, access to lab equipment for testing and developing electronics.</w:t>
            </w:r>
          </w:p>
          <w:p w14:paraId="62B05F2C" w14:textId="4F95C7F3" w:rsidR="009B4DC3" w:rsidRPr="003C1E1F" w:rsidRDefault="009B4DC3" w:rsidP="009B4DC3">
            <w:pPr>
              <w:pStyle w:val="Normalbold"/>
              <w:jc w:val="both"/>
              <w:rPr>
                <w:rFonts w:ascii="Montserrat" w:hAnsi="Montserrat"/>
                <w:sz w:val="18"/>
                <w:szCs w:val="18"/>
              </w:rPr>
            </w:pPr>
            <w:r w:rsidRPr="257048C6">
              <w:rPr>
                <w:rFonts w:ascii="Montserrat" w:hAnsi="Montserrat"/>
                <w:sz w:val="18"/>
                <w:szCs w:val="18"/>
              </w:rPr>
              <w:t>Access to ordering and manufacturing facilities for project related items.</w:t>
            </w:r>
          </w:p>
        </w:tc>
        <w:tc>
          <w:tcPr>
            <w:tcW w:w="25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49FA2416" w14:textId="5A329CA5" w:rsidR="009B4DC3" w:rsidRPr="003C1E1F" w:rsidRDefault="009B4DC3" w:rsidP="009B4DC3">
            <w:pPr>
              <w:pStyle w:val="Normalbold"/>
              <w:jc w:val="both"/>
              <w:rPr>
                <w:rFonts w:ascii="Montserrat" w:hAnsi="Montserrat"/>
                <w:sz w:val="18"/>
                <w:szCs w:val="18"/>
              </w:rPr>
            </w:pPr>
          </w:p>
        </w:tc>
      </w:tr>
      <w:tr w:rsidR="009B4DC3" w:rsidRPr="003C1E1F" w14:paraId="7C4A0417" w14:textId="77777777" w:rsidTr="009C5A07">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tcPr>
          <w:p w14:paraId="6CC49917" w14:textId="40249DCD" w:rsidR="009B4DC3" w:rsidRDefault="009B4DC3" w:rsidP="009B4DC3">
            <w:pPr>
              <w:pStyle w:val="Normalbold"/>
              <w:rPr>
                <w:rFonts w:ascii="Montserrat" w:hAnsi="Montserrat"/>
                <w:b/>
                <w:bCs/>
                <w:sz w:val="18"/>
                <w:szCs w:val="18"/>
              </w:rPr>
            </w:pPr>
            <w:r>
              <w:rPr>
                <w:rFonts w:ascii="Montserrat" w:hAnsi="Montserrat"/>
                <w:b/>
                <w:bCs/>
                <w:sz w:val="18"/>
                <w:szCs w:val="18"/>
              </w:rPr>
              <w:t>Student’s e</w:t>
            </w:r>
            <w:r w:rsidRPr="004C07F9">
              <w:rPr>
                <w:rFonts w:ascii="Montserrat" w:hAnsi="Montserrat"/>
                <w:b/>
                <w:bCs/>
                <w:sz w:val="18"/>
                <w:szCs w:val="18"/>
              </w:rPr>
              <w:t xml:space="preserve">mployment and teaching </w:t>
            </w:r>
            <w:r>
              <w:rPr>
                <w:rFonts w:ascii="Montserrat" w:hAnsi="Montserrat"/>
                <w:b/>
                <w:bCs/>
                <w:sz w:val="18"/>
                <w:szCs w:val="18"/>
              </w:rPr>
              <w:t>commitments</w:t>
            </w:r>
          </w:p>
        </w:tc>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72B09B7D" w14:textId="23401725" w:rsidR="009B4DC3" w:rsidRPr="003C1E1F" w:rsidRDefault="009B4DC3" w:rsidP="009B4DC3">
            <w:pPr>
              <w:pStyle w:val="Normalbold"/>
              <w:rPr>
                <w:rFonts w:ascii="Montserrat" w:hAnsi="Montserrat"/>
                <w:b/>
                <w:bCs/>
                <w:sz w:val="18"/>
                <w:szCs w:val="18"/>
              </w:rPr>
            </w:pPr>
            <w:r>
              <w:rPr>
                <w:rFonts w:ascii="Montserrat" w:hAnsi="Montserrat"/>
                <w:b/>
                <w:bCs/>
                <w:sz w:val="18"/>
                <w:szCs w:val="18"/>
              </w:rPr>
              <w:t>Student’s e</w:t>
            </w:r>
            <w:r w:rsidRPr="004C07F9">
              <w:rPr>
                <w:rFonts w:ascii="Montserrat" w:hAnsi="Montserrat"/>
                <w:b/>
                <w:bCs/>
                <w:sz w:val="18"/>
                <w:szCs w:val="18"/>
              </w:rPr>
              <w:t xml:space="preserve">mployment and teaching </w:t>
            </w:r>
            <w:r>
              <w:rPr>
                <w:rFonts w:ascii="Montserrat" w:hAnsi="Montserrat"/>
                <w:b/>
                <w:bCs/>
                <w:sz w:val="18"/>
                <w:szCs w:val="18"/>
              </w:rPr>
              <w:t>commitments</w:t>
            </w:r>
          </w:p>
        </w:tc>
      </w:tr>
      <w:tr w:rsidR="009B4DC3" w:rsidRPr="003C1E1F" w14:paraId="1801CEBC" w14:textId="77777777" w:rsidTr="009B4DC3">
        <w:trPr>
          <w:trHeight w:val="1134"/>
        </w:trPr>
        <w:tc>
          <w:tcPr>
            <w:tcW w:w="2500" w:type="pct"/>
            <w:tcBorders>
              <w:top w:val="single" w:sz="4" w:space="0" w:color="666666"/>
              <w:left w:val="single" w:sz="4" w:space="0" w:color="666666"/>
              <w:bottom w:val="single" w:sz="4" w:space="0" w:color="666666"/>
              <w:right w:val="single" w:sz="4" w:space="0" w:color="666666"/>
            </w:tcBorders>
          </w:tcPr>
          <w:p w14:paraId="57C6AA39" w14:textId="77777777" w:rsidR="009B4DC3" w:rsidRPr="003C1E1F" w:rsidRDefault="009B4DC3" w:rsidP="009B4DC3">
            <w:pPr>
              <w:pStyle w:val="Normalbold"/>
              <w:numPr>
                <w:ilvl w:val="0"/>
                <w:numId w:val="58"/>
              </w:numPr>
              <w:ind w:left="270" w:hanging="270"/>
              <w:jc w:val="both"/>
              <w:rPr>
                <w:rFonts w:ascii="Montserrat" w:hAnsi="Montserrat"/>
                <w:sz w:val="18"/>
                <w:szCs w:val="18"/>
              </w:rPr>
            </w:pPr>
            <w:r w:rsidRPr="257048C6">
              <w:rPr>
                <w:rFonts w:ascii="Montserrat" w:hAnsi="Montserrat"/>
                <w:sz w:val="18"/>
                <w:szCs w:val="18"/>
              </w:rPr>
              <w:t>Work no more than 20 hours a week, as per the NRF guidelines.</w:t>
            </w:r>
          </w:p>
          <w:p w14:paraId="122258AB" w14:textId="77777777" w:rsidR="009B4DC3" w:rsidRPr="003C1E1F" w:rsidRDefault="009B4DC3" w:rsidP="009B4DC3">
            <w:pPr>
              <w:pStyle w:val="Normalbold"/>
              <w:jc w:val="both"/>
              <w:rPr>
                <w:rFonts w:ascii="Montserrat" w:hAnsi="Montserrat"/>
                <w:sz w:val="18"/>
                <w:szCs w:val="18"/>
              </w:rPr>
            </w:pPr>
          </w:p>
        </w:tc>
        <w:tc>
          <w:tcPr>
            <w:tcW w:w="25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3E8BE5F5" w14:textId="4D31FF77" w:rsidR="009B4DC3" w:rsidRPr="003C1E1F" w:rsidRDefault="009B4DC3" w:rsidP="009B4DC3">
            <w:pPr>
              <w:pStyle w:val="Normalbold"/>
              <w:jc w:val="both"/>
              <w:rPr>
                <w:rFonts w:ascii="Montserrat" w:hAnsi="Montserrat"/>
                <w:sz w:val="18"/>
                <w:szCs w:val="18"/>
              </w:rPr>
            </w:pPr>
          </w:p>
        </w:tc>
      </w:tr>
      <w:tr w:rsidR="009B4DC3" w:rsidRPr="003C1E1F" w14:paraId="6AC95CA9" w14:textId="77777777" w:rsidTr="009C5A07">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tcPr>
          <w:p w14:paraId="6700AD62" w14:textId="7B7D23FF" w:rsidR="009B4DC3" w:rsidRDefault="009B4DC3" w:rsidP="009B4DC3">
            <w:pPr>
              <w:pStyle w:val="Normalbold"/>
              <w:rPr>
                <w:rFonts w:ascii="Montserrat" w:hAnsi="Montserrat"/>
                <w:b/>
                <w:bCs/>
                <w:sz w:val="18"/>
                <w:szCs w:val="18"/>
              </w:rPr>
            </w:pPr>
            <w:r w:rsidRPr="257048C6">
              <w:rPr>
                <w:rFonts w:ascii="Montserrat" w:hAnsi="Montserrat"/>
                <w:b/>
                <w:bCs/>
                <w:sz w:val="18"/>
                <w:szCs w:val="18"/>
              </w:rPr>
              <w:t xml:space="preserve"> Student’s leave arrangements</w:t>
            </w:r>
          </w:p>
        </w:tc>
        <w:tc>
          <w:tcPr>
            <w:tcW w:w="25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1864B6E6" w14:textId="4AB042D4" w:rsidR="009B4DC3" w:rsidRPr="003C1E1F" w:rsidRDefault="009B4DC3" w:rsidP="009B4DC3">
            <w:pPr>
              <w:pStyle w:val="Normalbold"/>
              <w:rPr>
                <w:rFonts w:ascii="Montserrat" w:hAnsi="Montserrat"/>
                <w:b/>
                <w:bCs/>
                <w:sz w:val="18"/>
                <w:szCs w:val="18"/>
              </w:rPr>
            </w:pPr>
            <w:r>
              <w:rPr>
                <w:rFonts w:ascii="Montserrat" w:hAnsi="Montserrat"/>
                <w:b/>
                <w:bCs/>
                <w:sz w:val="18"/>
                <w:szCs w:val="18"/>
              </w:rPr>
              <w:t>Student’s leave arrangements</w:t>
            </w:r>
          </w:p>
        </w:tc>
      </w:tr>
      <w:tr w:rsidR="009B4DC3" w:rsidRPr="003C1E1F" w14:paraId="49D22B82" w14:textId="77777777" w:rsidTr="009B4DC3">
        <w:trPr>
          <w:trHeight w:val="1134"/>
        </w:trPr>
        <w:tc>
          <w:tcPr>
            <w:tcW w:w="2500" w:type="pct"/>
            <w:tcBorders>
              <w:top w:val="single" w:sz="4" w:space="0" w:color="666666"/>
              <w:left w:val="single" w:sz="4" w:space="0" w:color="666666"/>
              <w:bottom w:val="single" w:sz="4" w:space="0" w:color="666666"/>
              <w:right w:val="single" w:sz="4" w:space="0" w:color="666666"/>
            </w:tcBorders>
          </w:tcPr>
          <w:p w14:paraId="7FE895DC" w14:textId="0ADADEEF" w:rsidR="009B4DC3" w:rsidRPr="003C1E1F" w:rsidRDefault="009B4DC3" w:rsidP="009B4DC3">
            <w:pPr>
              <w:pStyle w:val="Normalbold"/>
              <w:jc w:val="both"/>
              <w:rPr>
                <w:rFonts w:ascii="Montserrat" w:hAnsi="Montserrat"/>
                <w:sz w:val="18"/>
                <w:szCs w:val="18"/>
              </w:rPr>
            </w:pPr>
            <w:r w:rsidRPr="0DE58347">
              <w:rPr>
                <w:rFonts w:ascii="Montserrat" w:hAnsi="Montserrat"/>
                <w:sz w:val="18"/>
                <w:szCs w:val="18"/>
              </w:rPr>
              <w:t>Up to one month leave, likely at the end of the year or beginning or during the mid-semester vacation.</w:t>
            </w:r>
          </w:p>
        </w:tc>
        <w:tc>
          <w:tcPr>
            <w:tcW w:w="25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49F4A7B2" w14:textId="200877CC" w:rsidR="009B4DC3" w:rsidRPr="003C1E1F" w:rsidRDefault="009B4DC3" w:rsidP="009B4DC3">
            <w:pPr>
              <w:pStyle w:val="Normalbold"/>
              <w:jc w:val="both"/>
              <w:rPr>
                <w:rFonts w:ascii="Montserrat" w:hAnsi="Montserrat"/>
                <w:sz w:val="18"/>
                <w:szCs w:val="18"/>
              </w:rPr>
            </w:pPr>
          </w:p>
        </w:tc>
      </w:tr>
    </w:tbl>
    <w:p w14:paraId="1EDBFDE2" w14:textId="77777777" w:rsidR="00341DE1" w:rsidRDefault="00341DE1">
      <w:pPr>
        <w:jc w:val="left"/>
      </w:pPr>
    </w:p>
    <w:p w14:paraId="78A790E7" w14:textId="77777777" w:rsidR="00341DE1" w:rsidRDefault="00341DE1">
      <w:pPr>
        <w:jc w:val="left"/>
        <w:rPr>
          <w:rFonts w:cs="Calibri"/>
          <w:b/>
          <w:bCs/>
          <w:kern w:val="36"/>
          <w:sz w:val="40"/>
          <w:szCs w:val="40"/>
          <w:lang w:val="en-GB"/>
        </w:rPr>
      </w:pPr>
      <w:r>
        <w:br w:type="page"/>
      </w:r>
    </w:p>
    <w:p w14:paraId="4F6EEAE6" w14:textId="77777777" w:rsidR="003C1E1F" w:rsidRDefault="003C1E1F" w:rsidP="003C1E1F">
      <w:pPr>
        <w:pStyle w:val="Heading1"/>
      </w:pPr>
      <w:r>
        <w:lastRenderedPageBreak/>
        <w:t>Supervisor’s expectations and commitments</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3C1E1F" w:rsidRPr="001D1AD9" w14:paraId="58079CEA" w14:textId="77777777" w:rsidTr="00FB5107">
        <w:tc>
          <w:tcPr>
            <w:tcW w:w="5000" w:type="pct"/>
            <w:tcBorders>
              <w:top w:val="single" w:sz="8" w:space="0" w:color="666666"/>
              <w:left w:val="single" w:sz="8" w:space="0" w:color="666666"/>
              <w:bottom w:val="single" w:sz="4" w:space="0" w:color="auto"/>
              <w:right w:val="single" w:sz="8" w:space="0" w:color="666666"/>
            </w:tcBorders>
            <w:shd w:val="clear" w:color="auto" w:fill="F3F3F3"/>
            <w:tcMar>
              <w:top w:w="100" w:type="dxa"/>
              <w:left w:w="100" w:type="dxa"/>
              <w:bottom w:w="100" w:type="dxa"/>
              <w:right w:w="100" w:type="dxa"/>
            </w:tcMar>
            <w:hideMark/>
          </w:tcPr>
          <w:p w14:paraId="6D36527E" w14:textId="77777777" w:rsidR="003C1E1F" w:rsidRPr="003C1E1F" w:rsidRDefault="003C1E1F" w:rsidP="003C1E1F">
            <w:pPr>
              <w:pStyle w:val="ListParagraph"/>
              <w:numPr>
                <w:ilvl w:val="0"/>
                <w:numId w:val="46"/>
              </w:numPr>
              <w:ind w:left="320" w:hanging="320"/>
              <w:rPr>
                <w:sz w:val="18"/>
                <w:szCs w:val="18"/>
                <w:lang w:val="en-GB"/>
              </w:rPr>
            </w:pPr>
            <w:r w:rsidRPr="003C1E1F">
              <w:rPr>
                <w:sz w:val="18"/>
                <w:szCs w:val="18"/>
                <w:lang w:val="en-GB"/>
              </w:rPr>
              <w:t>The supervisor must set out what they expect of the student in terms of reaching certain milestones or goals during the research for the degree.</w:t>
            </w:r>
          </w:p>
        </w:tc>
      </w:tr>
    </w:tbl>
    <w:p w14:paraId="371BA1A3" w14:textId="77777777" w:rsidR="004C07F9" w:rsidRDefault="004C07F9" w:rsidP="004C07F9">
      <w:pPr>
        <w:pStyle w:val="Heading2"/>
      </w:pPr>
      <w:r>
        <w:t>Supervisor’s expectations</w:t>
      </w:r>
    </w:p>
    <w:tbl>
      <w:tblPr>
        <w:tblW w:w="4997" w:type="pct"/>
        <w:tblCellMar>
          <w:top w:w="15" w:type="dxa"/>
          <w:left w:w="15" w:type="dxa"/>
          <w:bottom w:w="15" w:type="dxa"/>
          <w:right w:w="15" w:type="dxa"/>
        </w:tblCellMar>
        <w:tblLook w:val="04A0" w:firstRow="1" w:lastRow="0" w:firstColumn="1" w:lastColumn="0" w:noHBand="0" w:noVBand="1"/>
      </w:tblPr>
      <w:tblGrid>
        <w:gridCol w:w="10756"/>
      </w:tblGrid>
      <w:tr w:rsidR="00E91C60" w:rsidRPr="001D1AD9" w14:paraId="495EC282" w14:textId="77777777" w:rsidTr="004C07F9">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A14C1E2" w14:textId="77777777" w:rsidR="00E91C60" w:rsidRPr="00156637" w:rsidRDefault="00E91C60" w:rsidP="00156637">
            <w:pPr>
              <w:pStyle w:val="Normalbold"/>
              <w:rPr>
                <w:rFonts w:ascii="Montserrat" w:hAnsi="Montserrat"/>
                <w:b/>
                <w:bCs/>
                <w:sz w:val="18"/>
                <w:szCs w:val="18"/>
              </w:rPr>
            </w:pPr>
            <w:r>
              <w:rPr>
                <w:rFonts w:ascii="Montserrat" w:hAnsi="Montserrat"/>
                <w:b/>
                <w:bCs/>
                <w:sz w:val="18"/>
                <w:szCs w:val="18"/>
              </w:rPr>
              <w:t>Supervisor’s expectations of the student</w:t>
            </w:r>
            <w:r w:rsidR="00156637">
              <w:rPr>
                <w:rFonts w:ascii="Montserrat" w:hAnsi="Montserrat"/>
                <w:b/>
                <w:bCs/>
                <w:sz w:val="18"/>
                <w:szCs w:val="18"/>
              </w:rPr>
              <w:t xml:space="preserve"> for the project</w:t>
            </w:r>
          </w:p>
        </w:tc>
      </w:tr>
      <w:tr w:rsidR="00E91C60" w:rsidRPr="001D1AD9" w14:paraId="047FB7AC"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5358D309" w14:textId="77777777" w:rsidR="00842AED" w:rsidRPr="00E57614" w:rsidRDefault="00842AED" w:rsidP="0066252E">
            <w:pPr>
              <w:pStyle w:val="Normalbold"/>
              <w:numPr>
                <w:ilvl w:val="0"/>
                <w:numId w:val="47"/>
              </w:numPr>
              <w:ind w:left="319" w:hanging="319"/>
              <w:jc w:val="both"/>
              <w:rPr>
                <w:rFonts w:ascii="Montserrat" w:hAnsi="Montserrat"/>
                <w:szCs w:val="20"/>
              </w:rPr>
            </w:pPr>
            <w:r w:rsidRPr="00E57614">
              <w:rPr>
                <w:rFonts w:ascii="Montserrat" w:hAnsi="Montserrat"/>
                <w:szCs w:val="20"/>
              </w:rPr>
              <w:t>Prepare a research proposal at the start of the project outlining the problem statement/research questions, background, aims and objectives and timeline.</w:t>
            </w:r>
          </w:p>
          <w:p w14:paraId="11A4E9FF" w14:textId="77777777" w:rsidR="00E91C60" w:rsidRPr="00E57614" w:rsidRDefault="0066252E" w:rsidP="0066252E">
            <w:pPr>
              <w:pStyle w:val="Normalbold"/>
              <w:numPr>
                <w:ilvl w:val="0"/>
                <w:numId w:val="47"/>
              </w:numPr>
              <w:ind w:left="319" w:hanging="319"/>
              <w:jc w:val="both"/>
              <w:rPr>
                <w:rFonts w:ascii="Montserrat" w:hAnsi="Montserrat"/>
                <w:szCs w:val="20"/>
              </w:rPr>
            </w:pPr>
            <w:r w:rsidRPr="00E57614">
              <w:rPr>
                <w:rFonts w:ascii="Montserrat" w:hAnsi="Montserrat"/>
                <w:szCs w:val="20"/>
              </w:rPr>
              <w:t>Keep a lab notebook detailing day-to-day work (this may be electronic)</w:t>
            </w:r>
          </w:p>
          <w:p w14:paraId="7EB19A6C" w14:textId="77777777" w:rsidR="00E57614" w:rsidRPr="00E57614" w:rsidRDefault="00E57614" w:rsidP="0066252E">
            <w:pPr>
              <w:pStyle w:val="Normalbold"/>
              <w:numPr>
                <w:ilvl w:val="0"/>
                <w:numId w:val="47"/>
              </w:numPr>
              <w:ind w:left="319" w:hanging="319"/>
              <w:jc w:val="both"/>
              <w:rPr>
                <w:rFonts w:ascii="Montserrat" w:hAnsi="Montserrat"/>
                <w:szCs w:val="20"/>
              </w:rPr>
            </w:pPr>
            <w:r w:rsidRPr="00E57614">
              <w:rPr>
                <w:rFonts w:ascii="Montserrat" w:hAnsi="Montserrat"/>
                <w:szCs w:val="20"/>
              </w:rPr>
              <w:t>Keep up to date with the relevant literature associated with the project.</w:t>
            </w:r>
          </w:p>
          <w:p w14:paraId="7E7E29AD" w14:textId="77777777" w:rsidR="0066252E" w:rsidRPr="00D421F0" w:rsidRDefault="0066252E" w:rsidP="0066252E">
            <w:pPr>
              <w:pStyle w:val="ListParagraph"/>
              <w:numPr>
                <w:ilvl w:val="0"/>
                <w:numId w:val="47"/>
              </w:numPr>
              <w:spacing w:line="276" w:lineRule="auto"/>
              <w:ind w:left="319" w:hanging="319"/>
              <w:rPr>
                <w:szCs w:val="20"/>
                <w:lang w:val="en-GB"/>
              </w:rPr>
            </w:pPr>
            <w:r w:rsidRPr="00D421F0">
              <w:rPr>
                <w:szCs w:val="20"/>
                <w:lang w:val="en-GB"/>
              </w:rPr>
              <w:t>Ensure all data/simulations/hardware produced are in a suitable format for further use in the research group</w:t>
            </w:r>
            <w:r w:rsidR="00E57614" w:rsidRPr="00D421F0">
              <w:rPr>
                <w:szCs w:val="20"/>
                <w:lang w:val="en-GB"/>
              </w:rPr>
              <w:t>.</w:t>
            </w:r>
          </w:p>
          <w:p w14:paraId="4911C935" w14:textId="77777777" w:rsidR="0066252E" w:rsidRPr="00D421F0" w:rsidRDefault="0066252E" w:rsidP="0066252E">
            <w:pPr>
              <w:pStyle w:val="ListParagraph"/>
              <w:numPr>
                <w:ilvl w:val="0"/>
                <w:numId w:val="47"/>
              </w:numPr>
              <w:spacing w:line="276" w:lineRule="auto"/>
              <w:ind w:left="319" w:hanging="319"/>
              <w:rPr>
                <w:szCs w:val="20"/>
                <w:lang w:val="en-GB"/>
              </w:rPr>
            </w:pPr>
            <w:r w:rsidRPr="00D421F0">
              <w:rPr>
                <w:szCs w:val="20"/>
                <w:lang w:val="en-GB"/>
              </w:rPr>
              <w:t>Ensure all data/simulations/hardware are catalogued and backed up in an appropriate format</w:t>
            </w:r>
            <w:r w:rsidR="00E57614" w:rsidRPr="00D421F0">
              <w:rPr>
                <w:szCs w:val="20"/>
                <w:lang w:val="en-GB"/>
              </w:rPr>
              <w:t>.</w:t>
            </w:r>
          </w:p>
          <w:p w14:paraId="4A60DDBB" w14:textId="77777777" w:rsidR="00E57614" w:rsidRPr="00D421F0" w:rsidRDefault="00E57614" w:rsidP="00E57614">
            <w:pPr>
              <w:pStyle w:val="ListParagraph"/>
              <w:numPr>
                <w:ilvl w:val="0"/>
                <w:numId w:val="51"/>
              </w:numPr>
              <w:ind w:left="315" w:hanging="315"/>
              <w:rPr>
                <w:szCs w:val="20"/>
                <w:lang w:val="en-GB"/>
              </w:rPr>
            </w:pPr>
            <w:r w:rsidRPr="00D421F0">
              <w:rPr>
                <w:szCs w:val="20"/>
                <w:lang w:val="en-GB"/>
              </w:rPr>
              <w:t>Detailed documentation for handover of the project of all the above</w:t>
            </w:r>
          </w:p>
          <w:p w14:paraId="012722DC" w14:textId="77777777" w:rsidR="00E57614" w:rsidRPr="00D421F0" w:rsidRDefault="00E57614" w:rsidP="00E57614">
            <w:pPr>
              <w:pStyle w:val="ListParagraph"/>
              <w:numPr>
                <w:ilvl w:val="0"/>
                <w:numId w:val="51"/>
              </w:numPr>
              <w:ind w:left="315" w:hanging="315"/>
              <w:rPr>
                <w:szCs w:val="20"/>
                <w:lang w:val="en-GB"/>
              </w:rPr>
            </w:pPr>
            <w:r w:rsidRPr="00D421F0">
              <w:rPr>
                <w:szCs w:val="20"/>
              </w:rPr>
              <w:t>Good coding practice, with migration of code base to ARU/MARIS GitHub repository at end of project.</w:t>
            </w:r>
          </w:p>
          <w:p w14:paraId="5570EFD1" w14:textId="77777777" w:rsidR="0066252E" w:rsidRPr="00D421F0" w:rsidRDefault="0066252E" w:rsidP="00D421F0">
            <w:pPr>
              <w:pStyle w:val="ListParagraph"/>
              <w:numPr>
                <w:ilvl w:val="0"/>
                <w:numId w:val="52"/>
              </w:numPr>
              <w:spacing w:after="240"/>
              <w:ind w:left="315" w:hanging="315"/>
              <w:rPr>
                <w:szCs w:val="20"/>
                <w:lang w:val="en-GB"/>
              </w:rPr>
            </w:pPr>
            <w:r w:rsidRPr="00D421F0">
              <w:rPr>
                <w:szCs w:val="20"/>
                <w:lang w:val="en-GB"/>
              </w:rPr>
              <w:t>Attend weekly individual meetings with supervisor</w:t>
            </w:r>
            <w:r w:rsidR="00EE2348" w:rsidRPr="00D421F0">
              <w:rPr>
                <w:szCs w:val="20"/>
                <w:lang w:val="en-GB"/>
              </w:rPr>
              <w:t>(s)</w:t>
            </w:r>
            <w:r w:rsidR="00D421F0" w:rsidRPr="00D421F0">
              <w:rPr>
                <w:szCs w:val="20"/>
                <w:lang w:val="en-GB"/>
              </w:rPr>
              <w:t xml:space="preserve"> </w:t>
            </w:r>
            <w:r w:rsidR="00D421F0" w:rsidRPr="00D421F0">
              <w:rPr>
                <w:szCs w:val="20"/>
              </w:rPr>
              <w:t>to discuss project, progress, roadblocks etc.</w:t>
            </w:r>
          </w:p>
          <w:p w14:paraId="68AD10F9" w14:textId="77777777" w:rsidR="0066252E" w:rsidRPr="00D421F0" w:rsidRDefault="0066252E" w:rsidP="0066252E">
            <w:pPr>
              <w:pStyle w:val="ListParagraph"/>
              <w:numPr>
                <w:ilvl w:val="0"/>
                <w:numId w:val="47"/>
              </w:numPr>
              <w:spacing w:line="276" w:lineRule="auto"/>
              <w:ind w:left="319" w:hanging="319"/>
              <w:rPr>
                <w:szCs w:val="20"/>
                <w:lang w:val="en-GB"/>
              </w:rPr>
            </w:pPr>
            <w:r w:rsidRPr="00D421F0">
              <w:rPr>
                <w:szCs w:val="20"/>
                <w:lang w:val="en-GB"/>
              </w:rPr>
              <w:t>Attend research group meetings (UCT African Robotics Unit</w:t>
            </w:r>
            <w:r w:rsidR="00EE2348" w:rsidRPr="00D421F0">
              <w:rPr>
                <w:szCs w:val="20"/>
                <w:lang w:val="en-GB"/>
              </w:rPr>
              <w:t xml:space="preserve"> and </w:t>
            </w:r>
            <w:r w:rsidRPr="00D421F0">
              <w:rPr>
                <w:szCs w:val="20"/>
                <w:lang w:val="en-GB"/>
              </w:rPr>
              <w:t>MARIS)</w:t>
            </w:r>
          </w:p>
          <w:p w14:paraId="527102E9" w14:textId="77777777" w:rsidR="00EE2348" w:rsidRPr="00D421F0" w:rsidRDefault="00EE2348" w:rsidP="0066252E">
            <w:pPr>
              <w:pStyle w:val="ListParagraph"/>
              <w:numPr>
                <w:ilvl w:val="0"/>
                <w:numId w:val="47"/>
              </w:numPr>
              <w:spacing w:line="276" w:lineRule="auto"/>
              <w:ind w:left="319" w:hanging="319"/>
              <w:rPr>
                <w:szCs w:val="20"/>
                <w:lang w:val="en-GB"/>
              </w:rPr>
            </w:pPr>
            <w:r w:rsidRPr="00D421F0">
              <w:rPr>
                <w:szCs w:val="20"/>
                <w:lang w:val="en-GB"/>
              </w:rPr>
              <w:t>Present a Research Proposal seminar to the research group at the start of the project (~ 1 month in)</w:t>
            </w:r>
          </w:p>
          <w:p w14:paraId="54899868" w14:textId="77777777" w:rsidR="00EE2348" w:rsidRPr="00D421F0" w:rsidRDefault="00EE2348" w:rsidP="0066252E">
            <w:pPr>
              <w:pStyle w:val="ListParagraph"/>
              <w:numPr>
                <w:ilvl w:val="0"/>
                <w:numId w:val="47"/>
              </w:numPr>
              <w:spacing w:line="276" w:lineRule="auto"/>
              <w:ind w:left="319" w:hanging="319"/>
              <w:rPr>
                <w:szCs w:val="20"/>
                <w:lang w:val="en-GB"/>
              </w:rPr>
            </w:pPr>
            <w:r w:rsidRPr="00D421F0">
              <w:rPr>
                <w:szCs w:val="20"/>
                <w:lang w:val="en-GB"/>
              </w:rPr>
              <w:t xml:space="preserve">Present a Work in Progress seminar to the research group bi-annually based on a published </w:t>
            </w:r>
            <w:r w:rsidR="00E57614" w:rsidRPr="00D421F0">
              <w:rPr>
                <w:szCs w:val="20"/>
                <w:lang w:val="en-GB"/>
              </w:rPr>
              <w:t xml:space="preserve">lab </w:t>
            </w:r>
            <w:r w:rsidRPr="00D421F0">
              <w:rPr>
                <w:szCs w:val="20"/>
                <w:lang w:val="en-GB"/>
              </w:rPr>
              <w:t>schedule</w:t>
            </w:r>
            <w:r w:rsidR="00E57614" w:rsidRPr="00D421F0">
              <w:rPr>
                <w:szCs w:val="20"/>
                <w:lang w:val="en-GB"/>
              </w:rPr>
              <w:t>.</w:t>
            </w:r>
          </w:p>
          <w:p w14:paraId="3DA8BFF9" w14:textId="77777777" w:rsidR="00EE2348" w:rsidRPr="00D421F0" w:rsidRDefault="00EE2348" w:rsidP="0066252E">
            <w:pPr>
              <w:pStyle w:val="ListParagraph"/>
              <w:numPr>
                <w:ilvl w:val="0"/>
                <w:numId w:val="47"/>
              </w:numPr>
              <w:spacing w:line="276" w:lineRule="auto"/>
              <w:ind w:left="319" w:hanging="319"/>
              <w:rPr>
                <w:szCs w:val="20"/>
                <w:lang w:val="en-GB"/>
              </w:rPr>
            </w:pPr>
            <w:r w:rsidRPr="00D421F0">
              <w:rPr>
                <w:szCs w:val="20"/>
                <w:lang w:val="en-GB"/>
              </w:rPr>
              <w:t>Be prepared to present work to Funder’s (if or where applicable)</w:t>
            </w:r>
          </w:p>
          <w:p w14:paraId="0DD98668" w14:textId="77777777" w:rsidR="00842AED" w:rsidRPr="00D421F0" w:rsidRDefault="00842AED" w:rsidP="0066252E">
            <w:pPr>
              <w:pStyle w:val="ListParagraph"/>
              <w:numPr>
                <w:ilvl w:val="0"/>
                <w:numId w:val="47"/>
              </w:numPr>
              <w:spacing w:line="276" w:lineRule="auto"/>
              <w:ind w:left="319" w:hanging="319"/>
              <w:rPr>
                <w:szCs w:val="20"/>
                <w:lang w:val="en-GB"/>
              </w:rPr>
            </w:pPr>
            <w:r w:rsidRPr="00D421F0">
              <w:rPr>
                <w:szCs w:val="20"/>
                <w:lang w:val="en-GB"/>
              </w:rPr>
              <w:t>Prepare and write an annual progress report for the project and funders</w:t>
            </w:r>
            <w:r w:rsidR="00E57614" w:rsidRPr="00D421F0">
              <w:rPr>
                <w:szCs w:val="20"/>
                <w:lang w:val="en-GB"/>
              </w:rPr>
              <w:t>.</w:t>
            </w:r>
          </w:p>
          <w:p w14:paraId="6D05FA2D" w14:textId="77777777" w:rsidR="00842AED" w:rsidRPr="00D421F0" w:rsidRDefault="00842AED" w:rsidP="00842AED">
            <w:pPr>
              <w:pStyle w:val="ListParagraph"/>
              <w:numPr>
                <w:ilvl w:val="0"/>
                <w:numId w:val="47"/>
              </w:numPr>
              <w:spacing w:line="276" w:lineRule="auto"/>
              <w:ind w:left="319" w:hanging="319"/>
              <w:rPr>
                <w:szCs w:val="20"/>
                <w:lang w:val="en-GB"/>
              </w:rPr>
            </w:pPr>
            <w:r w:rsidRPr="00D421F0">
              <w:rPr>
                <w:szCs w:val="20"/>
                <w:lang w:val="en-GB"/>
              </w:rPr>
              <w:t xml:space="preserve">Ensure that all project members are up to date with the </w:t>
            </w:r>
            <w:r w:rsidR="00D421F0" w:rsidRPr="00D421F0">
              <w:rPr>
                <w:szCs w:val="20"/>
                <w:lang w:val="en-GB"/>
              </w:rPr>
              <w:t xml:space="preserve">project </w:t>
            </w:r>
            <w:r w:rsidRPr="00D421F0">
              <w:rPr>
                <w:szCs w:val="20"/>
                <w:lang w:val="en-GB"/>
              </w:rPr>
              <w:t>status and progress.</w:t>
            </w:r>
          </w:p>
          <w:p w14:paraId="195B8B9B" w14:textId="77777777" w:rsidR="00842AED" w:rsidRPr="00D421F0" w:rsidRDefault="00842AED" w:rsidP="00842AED">
            <w:pPr>
              <w:pStyle w:val="ListParagraph"/>
              <w:numPr>
                <w:ilvl w:val="0"/>
                <w:numId w:val="47"/>
              </w:numPr>
              <w:spacing w:line="276" w:lineRule="auto"/>
              <w:ind w:left="319" w:hanging="319"/>
              <w:rPr>
                <w:szCs w:val="20"/>
                <w:lang w:val="en-GB"/>
              </w:rPr>
            </w:pPr>
            <w:r w:rsidRPr="00D421F0">
              <w:rPr>
                <w:szCs w:val="20"/>
                <w:lang w:val="en-GB"/>
              </w:rPr>
              <w:t xml:space="preserve">Submit drafts timeously so that the supervisor(s) </w:t>
            </w:r>
            <w:r w:rsidR="00E57614" w:rsidRPr="00D421F0">
              <w:rPr>
                <w:szCs w:val="20"/>
                <w:lang w:val="en-GB"/>
              </w:rPr>
              <w:t>can</w:t>
            </w:r>
            <w:r w:rsidRPr="00D421F0">
              <w:rPr>
                <w:szCs w:val="20"/>
                <w:lang w:val="en-GB"/>
              </w:rPr>
              <w:t xml:space="preserve"> give feedback</w:t>
            </w:r>
            <w:r w:rsidR="00D421F0">
              <w:rPr>
                <w:szCs w:val="20"/>
                <w:lang w:val="en-GB"/>
              </w:rPr>
              <w:t xml:space="preserve"> in time</w:t>
            </w:r>
            <w:r w:rsidRPr="00D421F0">
              <w:rPr>
                <w:szCs w:val="20"/>
                <w:lang w:val="en-GB"/>
              </w:rPr>
              <w:t>.</w:t>
            </w:r>
          </w:p>
          <w:p w14:paraId="68078B81" w14:textId="77777777" w:rsidR="00842AED" w:rsidRPr="00E57614" w:rsidRDefault="00EE2348" w:rsidP="00842AED">
            <w:pPr>
              <w:pStyle w:val="ListParagraph"/>
              <w:numPr>
                <w:ilvl w:val="0"/>
                <w:numId w:val="47"/>
              </w:numPr>
              <w:spacing w:line="276" w:lineRule="auto"/>
              <w:ind w:left="319" w:hanging="319"/>
              <w:rPr>
                <w:szCs w:val="20"/>
                <w:lang w:val="en-GB"/>
              </w:rPr>
            </w:pPr>
            <w:r w:rsidRPr="00D421F0">
              <w:rPr>
                <w:szCs w:val="20"/>
                <w:lang w:val="en-GB"/>
              </w:rPr>
              <w:t>Where applicable, write up their work as a conference paper/journal paper for publication</w:t>
            </w:r>
          </w:p>
        </w:tc>
      </w:tr>
      <w:tr w:rsidR="00E91C60" w:rsidRPr="001D1AD9" w14:paraId="0932D6AA" w14:textId="77777777" w:rsidTr="004C07F9">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2B5F2DD" w14:textId="77777777" w:rsidR="00E91C60" w:rsidRPr="003C1E1F" w:rsidRDefault="00341DE1" w:rsidP="004C4C4A">
            <w:pPr>
              <w:pStyle w:val="Normalbold"/>
              <w:rPr>
                <w:rFonts w:ascii="Montserrat" w:hAnsi="Montserrat"/>
                <w:b/>
                <w:bCs/>
                <w:sz w:val="18"/>
                <w:szCs w:val="18"/>
              </w:rPr>
            </w:pPr>
            <w:r>
              <w:rPr>
                <w:rFonts w:ascii="Montserrat" w:hAnsi="Montserrat"/>
                <w:b/>
                <w:bCs/>
                <w:sz w:val="18"/>
                <w:szCs w:val="18"/>
              </w:rPr>
              <w:t>Supervisor’s additional expectations of the student</w:t>
            </w:r>
          </w:p>
        </w:tc>
      </w:tr>
      <w:tr w:rsidR="00E91C60" w:rsidRPr="001D1AD9" w14:paraId="6688D9C4"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7E61EB15" w14:textId="77777777" w:rsidR="00EE2348" w:rsidRDefault="00EE2348" w:rsidP="00EE2348">
            <w:pPr>
              <w:pStyle w:val="Normalbold"/>
              <w:numPr>
                <w:ilvl w:val="0"/>
                <w:numId w:val="47"/>
              </w:numPr>
              <w:ind w:left="319" w:hanging="319"/>
              <w:rPr>
                <w:rFonts w:ascii="Montserrat" w:hAnsi="Montserrat"/>
                <w:szCs w:val="20"/>
              </w:rPr>
            </w:pPr>
            <w:r>
              <w:rPr>
                <w:rFonts w:ascii="Montserrat" w:hAnsi="Montserrat"/>
                <w:szCs w:val="20"/>
              </w:rPr>
              <w:t xml:space="preserve">Ensure that their workspace, </w:t>
            </w:r>
            <w:r w:rsidR="00DA6C29">
              <w:rPr>
                <w:rFonts w:ascii="Montserrat" w:hAnsi="Montserrat"/>
                <w:szCs w:val="20"/>
              </w:rPr>
              <w:t>laboratory,</w:t>
            </w:r>
            <w:r>
              <w:rPr>
                <w:rFonts w:ascii="Montserrat" w:hAnsi="Montserrat"/>
                <w:szCs w:val="20"/>
              </w:rPr>
              <w:t xml:space="preserve"> and shared facilities are kept in a clean, tidy and orderly state. This includes participating in quarterly lab clean-ups.</w:t>
            </w:r>
          </w:p>
          <w:p w14:paraId="0D846EBB" w14:textId="77777777" w:rsidR="00075E3E" w:rsidRDefault="00075E3E" w:rsidP="00EE2348">
            <w:pPr>
              <w:pStyle w:val="Normalbold"/>
              <w:numPr>
                <w:ilvl w:val="0"/>
                <w:numId w:val="47"/>
              </w:numPr>
              <w:ind w:left="319" w:hanging="319"/>
              <w:rPr>
                <w:rFonts w:ascii="Montserrat" w:hAnsi="Montserrat"/>
                <w:szCs w:val="20"/>
              </w:rPr>
            </w:pPr>
            <w:r>
              <w:rPr>
                <w:rFonts w:ascii="Montserrat" w:hAnsi="Montserrat"/>
                <w:szCs w:val="20"/>
              </w:rPr>
              <w:t>Comply with all laboratory policies and standard operating procedures as detailed on the lab wiki.</w:t>
            </w:r>
          </w:p>
          <w:p w14:paraId="2C98B734" w14:textId="77777777" w:rsidR="00EE2348" w:rsidRDefault="00EE2348" w:rsidP="00EE2348">
            <w:pPr>
              <w:pStyle w:val="Normalbold"/>
              <w:numPr>
                <w:ilvl w:val="0"/>
                <w:numId w:val="47"/>
              </w:numPr>
              <w:ind w:left="319" w:hanging="319"/>
              <w:rPr>
                <w:rFonts w:ascii="Montserrat" w:hAnsi="Montserrat"/>
                <w:szCs w:val="20"/>
              </w:rPr>
            </w:pPr>
            <w:r>
              <w:rPr>
                <w:rFonts w:ascii="Montserrat" w:hAnsi="Montserrat"/>
                <w:szCs w:val="20"/>
              </w:rPr>
              <w:t>Comply with all access control and security requirements of the lab</w:t>
            </w:r>
            <w:r w:rsidR="00842AED">
              <w:rPr>
                <w:rFonts w:ascii="Montserrat" w:hAnsi="Montserrat"/>
                <w:szCs w:val="20"/>
              </w:rPr>
              <w:t xml:space="preserve">oratory. </w:t>
            </w:r>
          </w:p>
          <w:p w14:paraId="79B9135D" w14:textId="77777777" w:rsidR="00842AED" w:rsidRPr="00EE2348" w:rsidRDefault="00842AED" w:rsidP="00EE2348">
            <w:pPr>
              <w:pStyle w:val="Normalbold"/>
              <w:numPr>
                <w:ilvl w:val="0"/>
                <w:numId w:val="47"/>
              </w:numPr>
              <w:ind w:left="319" w:hanging="319"/>
              <w:rPr>
                <w:rFonts w:ascii="Montserrat" w:hAnsi="Montserrat"/>
                <w:szCs w:val="20"/>
              </w:rPr>
            </w:pPr>
            <w:r>
              <w:rPr>
                <w:rFonts w:ascii="Montserrat" w:hAnsi="Montserrat"/>
                <w:szCs w:val="20"/>
              </w:rPr>
              <w:t xml:space="preserve">Ensure that all equipment used off site is </w:t>
            </w:r>
            <w:r w:rsidR="00D421F0">
              <w:rPr>
                <w:rFonts w:ascii="Montserrat" w:hAnsi="Montserrat"/>
                <w:szCs w:val="20"/>
              </w:rPr>
              <w:t>booked out</w:t>
            </w:r>
            <w:r>
              <w:rPr>
                <w:rFonts w:ascii="Montserrat" w:hAnsi="Montserrat"/>
                <w:szCs w:val="20"/>
              </w:rPr>
              <w:t xml:space="preserve"> and looked after</w:t>
            </w:r>
            <w:r w:rsidR="00D421F0">
              <w:rPr>
                <w:rFonts w:ascii="Montserrat" w:hAnsi="Montserrat"/>
                <w:szCs w:val="20"/>
              </w:rPr>
              <w:t>.</w:t>
            </w:r>
          </w:p>
          <w:p w14:paraId="4C28CFF2" w14:textId="77777777" w:rsidR="00EE2348" w:rsidRPr="00EE2348" w:rsidRDefault="00EE2348" w:rsidP="00EE2348">
            <w:pPr>
              <w:pStyle w:val="Normalbold"/>
              <w:numPr>
                <w:ilvl w:val="0"/>
                <w:numId w:val="48"/>
              </w:numPr>
              <w:ind w:left="319" w:hanging="319"/>
              <w:rPr>
                <w:rFonts w:ascii="Montserrat" w:hAnsi="Montserrat"/>
                <w:szCs w:val="20"/>
              </w:rPr>
            </w:pPr>
            <w:r w:rsidRPr="00EE2348">
              <w:rPr>
                <w:rFonts w:ascii="Montserrat" w:hAnsi="Montserrat"/>
                <w:szCs w:val="20"/>
              </w:rPr>
              <w:t>Comply with all Health and Safety requirements when conducting research</w:t>
            </w:r>
            <w:r>
              <w:rPr>
                <w:rFonts w:ascii="Montserrat" w:hAnsi="Montserrat"/>
                <w:szCs w:val="20"/>
              </w:rPr>
              <w:t>/work</w:t>
            </w:r>
            <w:r w:rsidRPr="00EE2348">
              <w:rPr>
                <w:rFonts w:ascii="Montserrat" w:hAnsi="Montserrat"/>
                <w:szCs w:val="20"/>
              </w:rPr>
              <w:t xml:space="preserve"> at UCT</w:t>
            </w:r>
            <w:r>
              <w:rPr>
                <w:rFonts w:ascii="Montserrat" w:hAnsi="Montserrat"/>
                <w:szCs w:val="20"/>
              </w:rPr>
              <w:t>, remotely</w:t>
            </w:r>
            <w:r w:rsidRPr="00EE2348">
              <w:rPr>
                <w:rFonts w:ascii="Montserrat" w:hAnsi="Montserrat"/>
                <w:szCs w:val="20"/>
              </w:rPr>
              <w:t xml:space="preserve"> or </w:t>
            </w:r>
            <w:r>
              <w:rPr>
                <w:rFonts w:ascii="Montserrat" w:hAnsi="Montserrat"/>
                <w:szCs w:val="20"/>
              </w:rPr>
              <w:t>in the field</w:t>
            </w:r>
            <w:r w:rsidRPr="00EE2348">
              <w:rPr>
                <w:rFonts w:ascii="Montserrat" w:hAnsi="Montserrat"/>
                <w:szCs w:val="20"/>
              </w:rPr>
              <w:t>.</w:t>
            </w:r>
          </w:p>
          <w:p w14:paraId="54BE45D0" w14:textId="77777777" w:rsidR="00E91C60" w:rsidRPr="00EE2348" w:rsidRDefault="00EE2348" w:rsidP="00EE2348">
            <w:pPr>
              <w:pStyle w:val="Normalbold"/>
              <w:numPr>
                <w:ilvl w:val="0"/>
                <w:numId w:val="48"/>
              </w:numPr>
              <w:ind w:left="319" w:hanging="319"/>
              <w:jc w:val="both"/>
              <w:rPr>
                <w:rFonts w:ascii="Montserrat" w:hAnsi="Montserrat"/>
                <w:sz w:val="18"/>
                <w:szCs w:val="18"/>
              </w:rPr>
            </w:pPr>
            <w:r w:rsidRPr="00EE2348">
              <w:rPr>
                <w:rFonts w:ascii="Montserrat" w:hAnsi="Montserrat"/>
                <w:szCs w:val="20"/>
              </w:rPr>
              <w:t xml:space="preserve">Comply with the Ethics in Research as outlined by the EBE faculty and the University of Cape Town. Ethics approval must be obtained before the start of any experimental work or data </w:t>
            </w:r>
            <w:r>
              <w:rPr>
                <w:rFonts w:ascii="Montserrat" w:hAnsi="Montserrat"/>
                <w:szCs w:val="20"/>
              </w:rPr>
              <w:t>collection.</w:t>
            </w:r>
          </w:p>
          <w:p w14:paraId="228920AB" w14:textId="77777777" w:rsidR="00EE2348" w:rsidRDefault="00EE2348" w:rsidP="00EE2348">
            <w:pPr>
              <w:pStyle w:val="Normalbold"/>
              <w:numPr>
                <w:ilvl w:val="0"/>
                <w:numId w:val="47"/>
              </w:numPr>
              <w:ind w:left="319" w:hanging="319"/>
              <w:rPr>
                <w:rFonts w:ascii="Montserrat" w:hAnsi="Montserrat"/>
                <w:szCs w:val="20"/>
              </w:rPr>
            </w:pPr>
            <w:r>
              <w:rPr>
                <w:rFonts w:ascii="Montserrat" w:hAnsi="Montserrat"/>
                <w:szCs w:val="20"/>
              </w:rPr>
              <w:t>Where possible apply for a Teaching Assistant or tutor position in the Department (for at least one semester during the degree)</w:t>
            </w:r>
            <w:r w:rsidR="00D421F0">
              <w:rPr>
                <w:rFonts w:ascii="Montserrat" w:hAnsi="Montserrat"/>
                <w:szCs w:val="20"/>
              </w:rPr>
              <w:t>.</w:t>
            </w:r>
          </w:p>
          <w:p w14:paraId="01B70D60" w14:textId="77777777" w:rsidR="00EE2348" w:rsidRPr="00EE2348" w:rsidRDefault="00EE2348" w:rsidP="00EE2348">
            <w:pPr>
              <w:pStyle w:val="Normalbold"/>
              <w:numPr>
                <w:ilvl w:val="0"/>
                <w:numId w:val="47"/>
              </w:numPr>
              <w:ind w:left="319" w:hanging="319"/>
              <w:rPr>
                <w:rFonts w:ascii="Montserrat" w:hAnsi="Montserrat"/>
                <w:szCs w:val="20"/>
              </w:rPr>
            </w:pPr>
            <w:r>
              <w:rPr>
                <w:rFonts w:ascii="Montserrat" w:hAnsi="Montserrat"/>
                <w:szCs w:val="20"/>
              </w:rPr>
              <w:t>Volunteer to assist at the annual UCT Open day (usually held in April)</w:t>
            </w:r>
            <w:r w:rsidR="00D421F0">
              <w:rPr>
                <w:rFonts w:ascii="Montserrat" w:hAnsi="Montserrat"/>
                <w:szCs w:val="20"/>
              </w:rPr>
              <w:t>.</w:t>
            </w:r>
          </w:p>
        </w:tc>
      </w:tr>
      <w:tr w:rsidR="004C07F9" w:rsidRPr="003C1E1F" w14:paraId="2EB66258" w14:textId="77777777" w:rsidTr="00FB5107">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2B170F65" w14:textId="77777777" w:rsidR="004C07F9" w:rsidRPr="003C1E1F" w:rsidRDefault="004C07F9" w:rsidP="004C4C4A">
            <w:pPr>
              <w:pStyle w:val="Normalbold"/>
              <w:rPr>
                <w:rFonts w:ascii="Montserrat" w:hAnsi="Montserrat"/>
                <w:b/>
                <w:bCs/>
                <w:sz w:val="18"/>
                <w:szCs w:val="18"/>
              </w:rPr>
            </w:pPr>
            <w:r>
              <w:rPr>
                <w:rFonts w:ascii="Montserrat" w:hAnsi="Montserrat"/>
                <w:b/>
                <w:bCs/>
                <w:sz w:val="18"/>
                <w:szCs w:val="18"/>
              </w:rPr>
              <w:t xml:space="preserve">Skills/courses/classes that </w:t>
            </w:r>
            <w:r w:rsidR="00FB5107">
              <w:rPr>
                <w:rFonts w:ascii="Montserrat" w:hAnsi="Montserrat"/>
                <w:b/>
                <w:bCs/>
                <w:sz w:val="18"/>
                <w:szCs w:val="18"/>
              </w:rPr>
              <w:t xml:space="preserve">the </w:t>
            </w:r>
            <w:r>
              <w:rPr>
                <w:rFonts w:ascii="Montserrat" w:hAnsi="Montserrat"/>
                <w:b/>
                <w:bCs/>
                <w:sz w:val="18"/>
                <w:szCs w:val="18"/>
              </w:rPr>
              <w:t xml:space="preserve">student is expected to </w:t>
            </w:r>
            <w:r w:rsidR="00FB5107">
              <w:rPr>
                <w:rFonts w:ascii="Montserrat" w:hAnsi="Montserrat"/>
                <w:b/>
                <w:bCs/>
                <w:sz w:val="18"/>
                <w:szCs w:val="18"/>
              </w:rPr>
              <w:t xml:space="preserve">learn or </w:t>
            </w:r>
            <w:r>
              <w:rPr>
                <w:rFonts w:ascii="Montserrat" w:hAnsi="Montserrat"/>
                <w:b/>
                <w:bCs/>
                <w:sz w:val="18"/>
                <w:szCs w:val="18"/>
              </w:rPr>
              <w:t>take</w:t>
            </w:r>
          </w:p>
        </w:tc>
      </w:tr>
      <w:tr w:rsidR="004C07F9" w:rsidRPr="003C1E1F" w14:paraId="4178B9E6" w14:textId="77777777" w:rsidTr="00D421F0">
        <w:trPr>
          <w:trHeight w:val="567"/>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25E79CD7" w14:textId="77777777" w:rsidR="004C07F9" w:rsidRPr="003C1E1F" w:rsidRDefault="004C07F9" w:rsidP="004C4C4A">
            <w:pPr>
              <w:pStyle w:val="Normalbold"/>
              <w:jc w:val="both"/>
              <w:rPr>
                <w:rFonts w:ascii="Montserrat" w:hAnsi="Montserrat"/>
                <w:sz w:val="18"/>
                <w:szCs w:val="18"/>
              </w:rPr>
            </w:pPr>
          </w:p>
        </w:tc>
      </w:tr>
      <w:tr w:rsidR="00FB5107" w:rsidRPr="003C1E1F" w14:paraId="109103CA"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F808592" w14:textId="77777777" w:rsidR="00FB5107" w:rsidRPr="003C1E1F" w:rsidRDefault="00FB5107" w:rsidP="004C4C4A">
            <w:pPr>
              <w:pStyle w:val="Normalbold"/>
              <w:rPr>
                <w:rFonts w:ascii="Montserrat" w:hAnsi="Montserrat"/>
                <w:b/>
                <w:bCs/>
                <w:sz w:val="18"/>
                <w:szCs w:val="18"/>
              </w:rPr>
            </w:pPr>
            <w:r>
              <w:rPr>
                <w:rFonts w:ascii="Montserrat" w:hAnsi="Montserrat"/>
                <w:b/>
                <w:bCs/>
                <w:sz w:val="18"/>
                <w:szCs w:val="18"/>
              </w:rPr>
              <w:t>Student’s presence on campus</w:t>
            </w:r>
          </w:p>
        </w:tc>
      </w:tr>
      <w:tr w:rsidR="00FB5107" w:rsidRPr="003C1E1F" w14:paraId="2ECAD069" w14:textId="77777777" w:rsidTr="00D421F0">
        <w:trPr>
          <w:trHeight w:val="567"/>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264B1661" w14:textId="77777777" w:rsidR="00842AED" w:rsidRPr="00842AED" w:rsidRDefault="00842AED" w:rsidP="00842AED">
            <w:pPr>
              <w:pStyle w:val="Normalbold"/>
              <w:numPr>
                <w:ilvl w:val="0"/>
                <w:numId w:val="47"/>
              </w:numPr>
              <w:ind w:left="319" w:hanging="319"/>
              <w:rPr>
                <w:rFonts w:ascii="Montserrat" w:hAnsi="Montserrat"/>
                <w:szCs w:val="20"/>
              </w:rPr>
            </w:pPr>
            <w:r w:rsidRPr="00EE2348">
              <w:rPr>
                <w:rFonts w:ascii="Montserrat" w:hAnsi="Montserrat"/>
                <w:szCs w:val="20"/>
              </w:rPr>
              <w:t xml:space="preserve">Work hours: ~40 hours per week </w:t>
            </w:r>
          </w:p>
          <w:p w14:paraId="29A65158" w14:textId="77777777" w:rsidR="00842AED" w:rsidRDefault="00842AED" w:rsidP="00842AED">
            <w:pPr>
              <w:pStyle w:val="Normalbold"/>
              <w:numPr>
                <w:ilvl w:val="0"/>
                <w:numId w:val="47"/>
              </w:numPr>
              <w:ind w:left="319" w:hanging="319"/>
              <w:rPr>
                <w:rFonts w:ascii="Montserrat" w:hAnsi="Montserrat"/>
                <w:szCs w:val="20"/>
              </w:rPr>
            </w:pPr>
            <w:r>
              <w:rPr>
                <w:rFonts w:ascii="Montserrat" w:hAnsi="Montserrat"/>
                <w:szCs w:val="20"/>
              </w:rPr>
              <w:t xml:space="preserve">Flexible work arrangements possible with at least 2 days per week </w:t>
            </w:r>
            <w:r w:rsidR="00D421F0">
              <w:rPr>
                <w:rFonts w:ascii="Montserrat" w:hAnsi="Montserrat"/>
                <w:szCs w:val="20"/>
              </w:rPr>
              <w:t xml:space="preserve">required </w:t>
            </w:r>
            <w:r>
              <w:rPr>
                <w:rFonts w:ascii="Montserrat" w:hAnsi="Montserrat"/>
                <w:szCs w:val="20"/>
              </w:rPr>
              <w:t xml:space="preserve">at the university. </w:t>
            </w:r>
          </w:p>
          <w:p w14:paraId="6C8B6918" w14:textId="77777777" w:rsidR="00842AED" w:rsidRPr="00842AED" w:rsidRDefault="00842AED" w:rsidP="00842AED">
            <w:pPr>
              <w:pStyle w:val="ListParagraph"/>
              <w:numPr>
                <w:ilvl w:val="0"/>
                <w:numId w:val="49"/>
              </w:numPr>
              <w:spacing w:line="276" w:lineRule="auto"/>
              <w:ind w:left="319" w:hanging="319"/>
              <w:rPr>
                <w:lang w:val="en-GB"/>
              </w:rPr>
            </w:pPr>
            <w:r>
              <w:rPr>
                <w:lang w:val="en-GB"/>
              </w:rPr>
              <w:t xml:space="preserve">Remote communication will take place on MS Teams and student’s must be available during overlapping hours of 10h00 to 15h00 Monday to Friday </w:t>
            </w:r>
          </w:p>
          <w:p w14:paraId="3B4BAC8A" w14:textId="77777777" w:rsidR="00842AED" w:rsidRDefault="00842AED" w:rsidP="00842AED">
            <w:pPr>
              <w:pStyle w:val="Normalbold"/>
              <w:numPr>
                <w:ilvl w:val="0"/>
                <w:numId w:val="47"/>
              </w:numPr>
              <w:ind w:left="319" w:hanging="319"/>
              <w:rPr>
                <w:rFonts w:ascii="Montserrat" w:hAnsi="Montserrat"/>
                <w:szCs w:val="20"/>
              </w:rPr>
            </w:pPr>
            <w:r w:rsidRPr="00EE2348">
              <w:rPr>
                <w:rFonts w:ascii="Montserrat" w:hAnsi="Montserrat"/>
                <w:szCs w:val="20"/>
              </w:rPr>
              <w:t>Annual leave of 1 month per year (excluding public holidays, conference, or research travel)</w:t>
            </w:r>
          </w:p>
          <w:p w14:paraId="6126F67C" w14:textId="77777777" w:rsidR="00FB5107" w:rsidRPr="00DA6C29" w:rsidRDefault="00842AED" w:rsidP="00DA6C29">
            <w:pPr>
              <w:pStyle w:val="Normalbold"/>
              <w:numPr>
                <w:ilvl w:val="0"/>
                <w:numId w:val="47"/>
              </w:numPr>
              <w:ind w:left="319" w:hanging="319"/>
              <w:rPr>
                <w:rFonts w:ascii="Montserrat" w:hAnsi="Montserrat"/>
                <w:szCs w:val="20"/>
              </w:rPr>
            </w:pPr>
            <w:r w:rsidRPr="00EE2348">
              <w:rPr>
                <w:rFonts w:ascii="Montserrat" w:hAnsi="Montserrat"/>
                <w:szCs w:val="20"/>
              </w:rPr>
              <w:lastRenderedPageBreak/>
              <w:t>Let the supervisor know if they are to be away for periods of time greater than 3 days</w:t>
            </w:r>
            <w:r>
              <w:rPr>
                <w:rFonts w:ascii="Montserrat" w:hAnsi="Montserrat"/>
                <w:szCs w:val="20"/>
              </w:rPr>
              <w:t xml:space="preserve"> (this includes annual leave, illness, family responsibility, field work etc.)</w:t>
            </w:r>
          </w:p>
        </w:tc>
      </w:tr>
    </w:tbl>
    <w:p w14:paraId="35AA0C0F" w14:textId="77777777" w:rsidR="004C07F9" w:rsidRDefault="004C07F9" w:rsidP="004C07F9">
      <w:pPr>
        <w:pStyle w:val="Heading2"/>
      </w:pPr>
      <w:r>
        <w:lastRenderedPageBreak/>
        <w:t>Supervisor’s commitments</w:t>
      </w:r>
    </w:p>
    <w:tbl>
      <w:tblPr>
        <w:tblW w:w="4997" w:type="pct"/>
        <w:tblCellMar>
          <w:top w:w="15" w:type="dxa"/>
          <w:left w:w="15" w:type="dxa"/>
          <w:bottom w:w="15" w:type="dxa"/>
          <w:right w:w="15" w:type="dxa"/>
        </w:tblCellMar>
        <w:tblLook w:val="04A0" w:firstRow="1" w:lastRow="0" w:firstColumn="1" w:lastColumn="0" w:noHBand="0" w:noVBand="1"/>
      </w:tblPr>
      <w:tblGrid>
        <w:gridCol w:w="10756"/>
      </w:tblGrid>
      <w:tr w:rsidR="00E91C60" w:rsidRPr="003C1E1F" w14:paraId="4E504D90" w14:textId="77777777" w:rsidTr="00B0230B">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579D72F7" w14:textId="77777777" w:rsidR="00E91C60" w:rsidRPr="003C1E1F" w:rsidRDefault="00156637" w:rsidP="004C4C4A">
            <w:pPr>
              <w:pStyle w:val="Normalbold"/>
              <w:rPr>
                <w:rFonts w:ascii="Montserrat" w:hAnsi="Montserrat"/>
                <w:b/>
                <w:bCs/>
                <w:sz w:val="18"/>
                <w:szCs w:val="18"/>
              </w:rPr>
            </w:pPr>
            <w:r>
              <w:rPr>
                <w:rFonts w:ascii="Montserrat" w:hAnsi="Montserrat"/>
                <w:b/>
                <w:bCs/>
                <w:sz w:val="18"/>
                <w:szCs w:val="18"/>
              </w:rPr>
              <w:t>Supervisor’s commitments to the student and project</w:t>
            </w:r>
          </w:p>
        </w:tc>
      </w:tr>
      <w:tr w:rsidR="00E91C60" w:rsidRPr="003C1E1F" w14:paraId="0C730211"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79BC735D" w14:textId="77777777" w:rsidR="00D421F0" w:rsidRPr="005C79AF" w:rsidRDefault="00D421F0" w:rsidP="00D421F0">
            <w:pPr>
              <w:pStyle w:val="ListParagraph"/>
              <w:numPr>
                <w:ilvl w:val="0"/>
                <w:numId w:val="49"/>
              </w:numPr>
              <w:spacing w:line="276" w:lineRule="auto"/>
              <w:ind w:left="319" w:hanging="284"/>
              <w:rPr>
                <w:lang w:val="en-GB"/>
              </w:rPr>
            </w:pPr>
            <w:r w:rsidRPr="005C79AF">
              <w:rPr>
                <w:lang w:val="en-GB"/>
              </w:rPr>
              <w:t xml:space="preserve">Advise on the nature and standard of work expected by the candidate at </w:t>
            </w:r>
            <w:r>
              <w:rPr>
                <w:lang w:val="en-GB"/>
              </w:rPr>
              <w:t>postgraduate</w:t>
            </w:r>
            <w:r w:rsidRPr="005C79AF">
              <w:rPr>
                <w:lang w:val="en-GB"/>
              </w:rPr>
              <w:t xml:space="preserve"> level</w:t>
            </w:r>
            <w:r>
              <w:rPr>
                <w:lang w:val="en-GB"/>
              </w:rPr>
              <w:t>.</w:t>
            </w:r>
          </w:p>
          <w:p w14:paraId="4DA29FC2" w14:textId="77777777" w:rsidR="00D421F0" w:rsidRPr="005C79AF" w:rsidRDefault="00D421F0" w:rsidP="00D421F0">
            <w:pPr>
              <w:pStyle w:val="ListParagraph"/>
              <w:numPr>
                <w:ilvl w:val="0"/>
                <w:numId w:val="49"/>
              </w:numPr>
              <w:spacing w:line="276" w:lineRule="auto"/>
              <w:ind w:left="319" w:hanging="284"/>
              <w:rPr>
                <w:lang w:val="en-GB"/>
              </w:rPr>
            </w:pPr>
            <w:r w:rsidRPr="005C79AF">
              <w:rPr>
                <w:lang w:val="en-GB"/>
              </w:rPr>
              <w:t>Advise on work planning and scheduling for the completion of successive work stages</w:t>
            </w:r>
            <w:r>
              <w:rPr>
                <w:lang w:val="en-GB"/>
              </w:rPr>
              <w:t>.</w:t>
            </w:r>
          </w:p>
          <w:p w14:paraId="72D7C1BF" w14:textId="77777777" w:rsidR="00D421F0" w:rsidRPr="005C79AF" w:rsidRDefault="00D421F0" w:rsidP="00D421F0">
            <w:pPr>
              <w:pStyle w:val="ListParagraph"/>
              <w:numPr>
                <w:ilvl w:val="0"/>
                <w:numId w:val="49"/>
              </w:numPr>
              <w:spacing w:line="276" w:lineRule="auto"/>
              <w:ind w:left="319" w:hanging="284"/>
              <w:rPr>
                <w:lang w:val="en-GB"/>
              </w:rPr>
            </w:pPr>
            <w:r w:rsidRPr="005C79AF">
              <w:rPr>
                <w:lang w:val="en-GB"/>
              </w:rPr>
              <w:t>Provide technical and scientific advice on the project</w:t>
            </w:r>
            <w:r>
              <w:rPr>
                <w:lang w:val="en-GB"/>
              </w:rPr>
              <w:t>.</w:t>
            </w:r>
          </w:p>
          <w:p w14:paraId="5A30A848" w14:textId="77777777" w:rsidR="00D421F0" w:rsidRPr="005C79AF" w:rsidRDefault="00D421F0" w:rsidP="00D421F0">
            <w:pPr>
              <w:pStyle w:val="ListParagraph"/>
              <w:numPr>
                <w:ilvl w:val="0"/>
                <w:numId w:val="49"/>
              </w:numPr>
              <w:spacing w:line="276" w:lineRule="auto"/>
              <w:ind w:left="319" w:hanging="284"/>
              <w:rPr>
                <w:lang w:val="en-GB"/>
              </w:rPr>
            </w:pPr>
            <w:r w:rsidRPr="005C79AF">
              <w:rPr>
                <w:lang w:val="en-GB"/>
              </w:rPr>
              <w:t>Read through the final dissertation draft before submission, provide constructive and timeous feedback</w:t>
            </w:r>
            <w:r>
              <w:rPr>
                <w:lang w:val="en-GB"/>
              </w:rPr>
              <w:t>.</w:t>
            </w:r>
          </w:p>
          <w:p w14:paraId="17B4C194" w14:textId="77777777" w:rsidR="00E91C60" w:rsidRPr="00D421F0" w:rsidRDefault="00D421F0" w:rsidP="004C4C4A">
            <w:pPr>
              <w:pStyle w:val="ListParagraph"/>
              <w:numPr>
                <w:ilvl w:val="0"/>
                <w:numId w:val="49"/>
              </w:numPr>
              <w:spacing w:line="276" w:lineRule="auto"/>
              <w:ind w:left="319" w:hanging="284"/>
              <w:rPr>
                <w:lang w:val="en-GB"/>
              </w:rPr>
            </w:pPr>
            <w:r w:rsidRPr="005C79AF">
              <w:rPr>
                <w:lang w:val="en-GB"/>
              </w:rPr>
              <w:t>Contribute to and read through any conference/journal papers produced during this work</w:t>
            </w:r>
            <w:r>
              <w:rPr>
                <w:lang w:val="en-GB"/>
              </w:rPr>
              <w:t>.</w:t>
            </w:r>
          </w:p>
        </w:tc>
      </w:tr>
      <w:tr w:rsidR="00156637" w:rsidRPr="003C1E1F" w14:paraId="601B09FA" w14:textId="77777777" w:rsidTr="00B0230B">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322FB9A" w14:textId="77777777" w:rsidR="00156637" w:rsidRPr="003C1E1F" w:rsidRDefault="002A2A51" w:rsidP="004C4C4A">
            <w:pPr>
              <w:pStyle w:val="Normalbold"/>
              <w:rPr>
                <w:rFonts w:ascii="Montserrat" w:hAnsi="Montserrat"/>
                <w:b/>
                <w:bCs/>
                <w:sz w:val="18"/>
                <w:szCs w:val="18"/>
              </w:rPr>
            </w:pPr>
            <w:r>
              <w:rPr>
                <w:rFonts w:ascii="Montserrat" w:hAnsi="Montserrat"/>
                <w:b/>
                <w:bCs/>
                <w:sz w:val="18"/>
                <w:szCs w:val="18"/>
              </w:rPr>
              <w:t>Supervisor’s leave arrangements for the year</w:t>
            </w:r>
          </w:p>
        </w:tc>
      </w:tr>
      <w:tr w:rsidR="00156637" w:rsidRPr="003C1E1F" w14:paraId="5CF39D92"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085A9D28" w14:textId="77777777" w:rsidR="00075E3E" w:rsidRPr="00075E3E" w:rsidRDefault="00075E3E" w:rsidP="00075E3E">
            <w:pPr>
              <w:pStyle w:val="Normalbold"/>
              <w:numPr>
                <w:ilvl w:val="0"/>
                <w:numId w:val="50"/>
              </w:numPr>
              <w:ind w:left="320" w:hanging="320"/>
              <w:rPr>
                <w:rFonts w:ascii="Montserrat" w:hAnsi="Montserrat"/>
              </w:rPr>
            </w:pPr>
            <w:r>
              <w:rPr>
                <w:rFonts w:ascii="Montserrat" w:hAnsi="Montserrat"/>
              </w:rPr>
              <w:t>R.A. Verrinder will be on Sabbatical leave from 1 February to 30 June 2025, but will still be available for regular in person supervisory activities</w:t>
            </w:r>
          </w:p>
          <w:p w14:paraId="174BB923" w14:textId="77777777" w:rsidR="00156637" w:rsidRPr="00E57614" w:rsidRDefault="00842AED" w:rsidP="00E57614">
            <w:pPr>
              <w:pStyle w:val="Normalbold"/>
              <w:numPr>
                <w:ilvl w:val="0"/>
                <w:numId w:val="50"/>
              </w:numPr>
              <w:ind w:left="319" w:hanging="319"/>
              <w:jc w:val="both"/>
              <w:rPr>
                <w:rFonts w:ascii="Montserrat" w:hAnsi="Montserrat"/>
                <w:szCs w:val="20"/>
              </w:rPr>
            </w:pPr>
            <w:r w:rsidRPr="00E57614">
              <w:rPr>
                <w:rFonts w:ascii="Montserrat" w:hAnsi="Montserrat"/>
                <w:szCs w:val="20"/>
              </w:rPr>
              <w:t xml:space="preserve">R.A. Verrinder </w:t>
            </w:r>
            <w:r w:rsidR="00E65071" w:rsidRPr="00E57614">
              <w:rPr>
                <w:rFonts w:ascii="Montserrat" w:hAnsi="Montserrat"/>
                <w:szCs w:val="20"/>
              </w:rPr>
              <w:t>has 26 days of annual leave per year. This is typically taken during late December/early January and in September.</w:t>
            </w:r>
          </w:p>
          <w:p w14:paraId="4F0A30A2" w14:textId="77777777" w:rsidR="00E57614" w:rsidRPr="00E57614" w:rsidRDefault="00E65071" w:rsidP="00E57614">
            <w:pPr>
              <w:pStyle w:val="Normalbold"/>
              <w:numPr>
                <w:ilvl w:val="0"/>
                <w:numId w:val="50"/>
              </w:numPr>
              <w:ind w:left="319" w:hanging="319"/>
              <w:rPr>
                <w:rFonts w:ascii="Montserrat" w:hAnsi="Montserrat"/>
                <w:szCs w:val="20"/>
              </w:rPr>
            </w:pPr>
            <w:r w:rsidRPr="00E57614">
              <w:rPr>
                <w:rFonts w:ascii="Montserrat" w:hAnsi="Montserrat"/>
                <w:szCs w:val="20"/>
              </w:rPr>
              <w:t>The supervisor will notify the student</w:t>
            </w:r>
            <w:r w:rsidR="00E57614" w:rsidRPr="00E57614">
              <w:rPr>
                <w:rFonts w:ascii="Montserrat" w:hAnsi="Montserrat"/>
                <w:szCs w:val="20"/>
              </w:rPr>
              <w:t xml:space="preserve"> in advance</w:t>
            </w:r>
            <w:r w:rsidRPr="00E57614">
              <w:rPr>
                <w:rFonts w:ascii="Montserrat" w:hAnsi="Montserrat"/>
                <w:szCs w:val="20"/>
              </w:rPr>
              <w:t xml:space="preserve"> if they are away for periods of more than 3 days.</w:t>
            </w:r>
            <w:r w:rsidR="00E57614" w:rsidRPr="00E57614">
              <w:rPr>
                <w:rFonts w:ascii="Montserrat" w:hAnsi="Montserrat"/>
                <w:szCs w:val="20"/>
              </w:rPr>
              <w:t xml:space="preserve"> (this includes annual leave, conference travel, illness, family responsibility, field work etc.)</w:t>
            </w:r>
          </w:p>
          <w:p w14:paraId="54F8842D" w14:textId="77777777" w:rsidR="00E65071" w:rsidRPr="00E57614" w:rsidRDefault="00E57614" w:rsidP="004C4C4A">
            <w:pPr>
              <w:pStyle w:val="ListParagraph"/>
              <w:numPr>
                <w:ilvl w:val="0"/>
                <w:numId w:val="49"/>
              </w:numPr>
              <w:spacing w:line="276" w:lineRule="auto"/>
              <w:ind w:left="319" w:hanging="319"/>
              <w:rPr>
                <w:szCs w:val="20"/>
                <w:lang w:val="en-GB"/>
              </w:rPr>
            </w:pPr>
            <w:r w:rsidRPr="00E57614">
              <w:rPr>
                <w:szCs w:val="20"/>
                <w:lang w:val="en-GB"/>
              </w:rPr>
              <w:t xml:space="preserve">Remote communication will take place on MS Teams during overlapping hours of 10h00 to 15h00 Monday to Friday </w:t>
            </w:r>
          </w:p>
        </w:tc>
      </w:tr>
      <w:tr w:rsidR="002A2A51" w:rsidRPr="003C1E1F" w14:paraId="172D0533" w14:textId="77777777" w:rsidTr="00B0230B">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8F0C11C" w14:textId="77777777" w:rsidR="002A2A51" w:rsidRPr="003C1E1F" w:rsidRDefault="002A2A51" w:rsidP="002A2A51">
            <w:pPr>
              <w:pStyle w:val="Normalbold"/>
              <w:rPr>
                <w:rFonts w:ascii="Montserrat" w:hAnsi="Montserrat"/>
                <w:b/>
                <w:bCs/>
                <w:sz w:val="18"/>
                <w:szCs w:val="18"/>
              </w:rPr>
            </w:pPr>
            <w:r>
              <w:rPr>
                <w:rFonts w:ascii="Montserrat" w:hAnsi="Montserrat"/>
                <w:b/>
                <w:bCs/>
                <w:sz w:val="18"/>
                <w:szCs w:val="18"/>
              </w:rPr>
              <w:t>Supervisor’s role</w:t>
            </w:r>
          </w:p>
        </w:tc>
      </w:tr>
      <w:tr w:rsidR="002A2A51" w:rsidRPr="003C1E1F" w14:paraId="20543F7F"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352D2795" w14:textId="77777777" w:rsidR="002A2A51" w:rsidRPr="00D421F0" w:rsidRDefault="00E57614" w:rsidP="002A2A51">
            <w:pPr>
              <w:pStyle w:val="Normalbold"/>
              <w:jc w:val="both"/>
              <w:rPr>
                <w:rFonts w:ascii="Montserrat" w:hAnsi="Montserrat"/>
                <w:szCs w:val="20"/>
              </w:rPr>
            </w:pPr>
            <w:r w:rsidRPr="00D421F0">
              <w:rPr>
                <w:rFonts w:ascii="Montserrat" w:hAnsi="Montserrat"/>
                <w:szCs w:val="20"/>
              </w:rPr>
              <w:t>Primary academic point of contact for the work</w:t>
            </w:r>
            <w:r w:rsidR="00D421F0">
              <w:rPr>
                <w:rFonts w:ascii="Montserrat" w:hAnsi="Montserrat"/>
                <w:szCs w:val="20"/>
              </w:rPr>
              <w:t>.</w:t>
            </w:r>
          </w:p>
        </w:tc>
      </w:tr>
      <w:tr w:rsidR="002A2A51" w:rsidRPr="003C1E1F" w14:paraId="4140DCC4" w14:textId="77777777" w:rsidTr="00B0230B">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5B149FBC" w14:textId="77777777" w:rsidR="002A2A51" w:rsidRPr="003C1E1F" w:rsidRDefault="002A2A51" w:rsidP="002A2A51">
            <w:pPr>
              <w:pStyle w:val="Normalbold"/>
              <w:rPr>
                <w:rFonts w:ascii="Montserrat" w:hAnsi="Montserrat"/>
                <w:b/>
                <w:bCs/>
                <w:sz w:val="18"/>
                <w:szCs w:val="18"/>
              </w:rPr>
            </w:pPr>
            <w:r>
              <w:rPr>
                <w:rFonts w:ascii="Montserrat" w:hAnsi="Montserrat"/>
                <w:b/>
                <w:bCs/>
                <w:sz w:val="18"/>
                <w:szCs w:val="18"/>
              </w:rPr>
              <w:t>Co-supervisor 1’s role</w:t>
            </w:r>
          </w:p>
        </w:tc>
      </w:tr>
      <w:tr w:rsidR="002A2A51" w:rsidRPr="003C1E1F" w14:paraId="025EAFB6"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70623380" w14:textId="77777777" w:rsidR="002A2A51" w:rsidRPr="003C1E1F" w:rsidRDefault="002A2A51" w:rsidP="004C4C4A">
            <w:pPr>
              <w:pStyle w:val="Normalbold"/>
              <w:jc w:val="both"/>
              <w:rPr>
                <w:rFonts w:ascii="Montserrat" w:hAnsi="Montserrat"/>
                <w:sz w:val="18"/>
                <w:szCs w:val="18"/>
              </w:rPr>
            </w:pPr>
          </w:p>
        </w:tc>
      </w:tr>
      <w:tr w:rsidR="00B0230B" w:rsidRPr="003C1E1F" w14:paraId="3DA4E3D3" w14:textId="77777777" w:rsidTr="00B0230B">
        <w:tc>
          <w:tcPr>
            <w:tcW w:w="4998"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0587967D" w14:textId="77777777" w:rsidR="00B0230B" w:rsidRPr="003C1E1F" w:rsidRDefault="00B0230B" w:rsidP="004C4C4A">
            <w:pPr>
              <w:pStyle w:val="Normalbold"/>
              <w:rPr>
                <w:rFonts w:ascii="Montserrat" w:hAnsi="Montserrat"/>
                <w:b/>
                <w:bCs/>
                <w:sz w:val="18"/>
                <w:szCs w:val="18"/>
              </w:rPr>
            </w:pPr>
            <w:r>
              <w:rPr>
                <w:rFonts w:ascii="Montserrat" w:hAnsi="Montserrat"/>
                <w:b/>
                <w:bCs/>
                <w:sz w:val="18"/>
                <w:szCs w:val="18"/>
              </w:rPr>
              <w:t>Co-supervisor 2’s role</w:t>
            </w:r>
          </w:p>
        </w:tc>
      </w:tr>
      <w:tr w:rsidR="00B0230B" w:rsidRPr="003C1E1F" w14:paraId="0FBD319F" w14:textId="77777777" w:rsidTr="00B0230B">
        <w:trPr>
          <w:trHeight w:val="1134"/>
        </w:trPr>
        <w:tc>
          <w:tcPr>
            <w:tcW w:w="4998"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79C4D8C7" w14:textId="77777777" w:rsidR="00B0230B" w:rsidRPr="003C1E1F" w:rsidRDefault="00B0230B" w:rsidP="004C4C4A">
            <w:pPr>
              <w:pStyle w:val="Normalbold"/>
              <w:jc w:val="both"/>
              <w:rPr>
                <w:rFonts w:ascii="Montserrat" w:hAnsi="Montserrat"/>
                <w:sz w:val="18"/>
                <w:szCs w:val="18"/>
              </w:rPr>
            </w:pPr>
          </w:p>
        </w:tc>
      </w:tr>
      <w:tr w:rsidR="00B0230B" w:rsidRPr="003C1E1F" w14:paraId="7DE659C1"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682566D1" w14:textId="77777777" w:rsidR="00B0230B" w:rsidRPr="003C1E1F" w:rsidRDefault="00B0230B" w:rsidP="004C4C4A">
            <w:pPr>
              <w:pStyle w:val="Normalbold"/>
              <w:rPr>
                <w:rFonts w:ascii="Montserrat" w:hAnsi="Montserrat"/>
                <w:b/>
                <w:bCs/>
                <w:sz w:val="18"/>
                <w:szCs w:val="18"/>
              </w:rPr>
            </w:pPr>
            <w:r>
              <w:rPr>
                <w:rFonts w:ascii="Montserrat" w:hAnsi="Montserrat"/>
                <w:b/>
                <w:bCs/>
                <w:sz w:val="18"/>
                <w:szCs w:val="18"/>
              </w:rPr>
              <w:t>Co-supervisor 3’s role</w:t>
            </w:r>
          </w:p>
        </w:tc>
      </w:tr>
      <w:tr w:rsidR="00B0230B" w:rsidRPr="003C1E1F" w14:paraId="04EC3B28" w14:textId="77777777" w:rsidTr="004C4C4A">
        <w:trPr>
          <w:trHeight w:val="1134"/>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090E4EA8" w14:textId="77777777" w:rsidR="00B0230B" w:rsidRPr="003C1E1F" w:rsidRDefault="00B0230B" w:rsidP="004C4C4A">
            <w:pPr>
              <w:pStyle w:val="Normalbold"/>
              <w:jc w:val="both"/>
              <w:rPr>
                <w:rFonts w:ascii="Montserrat" w:hAnsi="Montserrat"/>
                <w:sz w:val="18"/>
                <w:szCs w:val="18"/>
              </w:rPr>
            </w:pPr>
          </w:p>
        </w:tc>
      </w:tr>
    </w:tbl>
    <w:p w14:paraId="75A622E1" w14:textId="77777777" w:rsidR="002A2A51" w:rsidRDefault="002A2A51">
      <w:pPr>
        <w:jc w:val="left"/>
        <w:rPr>
          <w:rFonts w:ascii="Montserrat Medium" w:hAnsi="Montserrat Medium" w:cs="Calibri"/>
          <w:sz w:val="32"/>
          <w:szCs w:val="32"/>
          <w:lang w:val="en-GB"/>
        </w:rPr>
      </w:pPr>
      <w:r>
        <w:rPr>
          <w:lang w:val="en-GB"/>
        </w:rPr>
        <w:br w:type="page"/>
      </w:r>
    </w:p>
    <w:p w14:paraId="0194F82B" w14:textId="77777777" w:rsidR="003C1E1F" w:rsidRDefault="00FB5107" w:rsidP="00FB5107">
      <w:pPr>
        <w:pStyle w:val="Heading2"/>
        <w:rPr>
          <w:lang w:val="en-GB"/>
        </w:rPr>
      </w:pPr>
      <w:r>
        <w:rPr>
          <w:lang w:val="en-GB"/>
        </w:rPr>
        <w:lastRenderedPageBreak/>
        <w:t>Funding arrangements</w:t>
      </w:r>
    </w:p>
    <w:tbl>
      <w:tblPr>
        <w:tblW w:w="4997" w:type="pct"/>
        <w:tblCellMar>
          <w:top w:w="15" w:type="dxa"/>
          <w:left w:w="15" w:type="dxa"/>
          <w:bottom w:w="15" w:type="dxa"/>
          <w:right w:w="15" w:type="dxa"/>
        </w:tblCellMar>
        <w:tblLook w:val="04A0" w:firstRow="1" w:lastRow="0" w:firstColumn="1" w:lastColumn="0" w:noHBand="0" w:noVBand="1"/>
      </w:tblPr>
      <w:tblGrid>
        <w:gridCol w:w="10756"/>
      </w:tblGrid>
      <w:tr w:rsidR="00FB5107" w:rsidRPr="003C1E1F" w14:paraId="0B522595"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B0148C9" w14:textId="77777777" w:rsidR="00FB5107" w:rsidRPr="003C1E1F" w:rsidRDefault="00FB5107" w:rsidP="004C4C4A">
            <w:pPr>
              <w:pStyle w:val="Normalbold"/>
              <w:rPr>
                <w:rFonts w:ascii="Montserrat" w:hAnsi="Montserrat"/>
                <w:b/>
                <w:bCs/>
                <w:sz w:val="18"/>
                <w:szCs w:val="18"/>
              </w:rPr>
            </w:pPr>
            <w:r>
              <w:rPr>
                <w:rFonts w:ascii="Montserrat" w:hAnsi="Montserrat"/>
                <w:b/>
                <w:bCs/>
                <w:sz w:val="18"/>
                <w:szCs w:val="18"/>
              </w:rPr>
              <w:t>Project</w:t>
            </w:r>
            <w:r w:rsidR="002C540C">
              <w:rPr>
                <w:rFonts w:ascii="Montserrat" w:hAnsi="Montserrat"/>
                <w:b/>
                <w:bCs/>
                <w:sz w:val="18"/>
                <w:szCs w:val="18"/>
              </w:rPr>
              <w:t xml:space="preserve"> and research cost</w:t>
            </w:r>
            <w:r>
              <w:rPr>
                <w:rFonts w:ascii="Montserrat" w:hAnsi="Montserrat"/>
                <w:b/>
                <w:bCs/>
                <w:sz w:val="18"/>
                <w:szCs w:val="18"/>
              </w:rPr>
              <w:t xml:space="preserve"> arrangements</w:t>
            </w:r>
          </w:p>
        </w:tc>
      </w:tr>
      <w:tr w:rsidR="00FB5107" w:rsidRPr="003C1E1F" w14:paraId="50C2A0EF" w14:textId="77777777" w:rsidTr="002C540C">
        <w:trPr>
          <w:trHeight w:val="850"/>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69788CE8" w14:textId="77777777" w:rsidR="00FB5107" w:rsidRPr="003C1E1F" w:rsidRDefault="00FB5107" w:rsidP="004C4C4A">
            <w:pPr>
              <w:pStyle w:val="Normalbold"/>
              <w:jc w:val="both"/>
              <w:rPr>
                <w:rFonts w:ascii="Montserrat" w:hAnsi="Montserrat"/>
                <w:sz w:val="18"/>
                <w:szCs w:val="18"/>
              </w:rPr>
            </w:pPr>
          </w:p>
        </w:tc>
      </w:tr>
      <w:tr w:rsidR="00FB5107" w:rsidRPr="003C1E1F" w14:paraId="2D4A9594"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55A4C5F1" w14:textId="77777777" w:rsidR="00FB5107" w:rsidRPr="003C1E1F" w:rsidRDefault="00FB5107" w:rsidP="004C4C4A">
            <w:pPr>
              <w:pStyle w:val="Normalbold"/>
              <w:rPr>
                <w:rFonts w:ascii="Montserrat" w:hAnsi="Montserrat"/>
                <w:b/>
                <w:bCs/>
                <w:sz w:val="18"/>
                <w:szCs w:val="18"/>
              </w:rPr>
            </w:pPr>
            <w:r>
              <w:rPr>
                <w:rFonts w:ascii="Montserrat" w:hAnsi="Montserrat"/>
                <w:b/>
                <w:bCs/>
                <w:sz w:val="18"/>
                <w:szCs w:val="18"/>
              </w:rPr>
              <w:t>Bursary funding arrangements</w:t>
            </w:r>
          </w:p>
        </w:tc>
      </w:tr>
      <w:tr w:rsidR="00FB5107" w:rsidRPr="003C1E1F" w14:paraId="73104425" w14:textId="77777777" w:rsidTr="002C540C">
        <w:trPr>
          <w:trHeight w:val="850"/>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21591F3E" w14:textId="77777777" w:rsidR="00FB5107" w:rsidRPr="003C1E1F" w:rsidRDefault="00FB5107" w:rsidP="004C4C4A">
            <w:pPr>
              <w:pStyle w:val="Normalbold"/>
              <w:jc w:val="both"/>
              <w:rPr>
                <w:rFonts w:ascii="Montserrat" w:hAnsi="Montserrat"/>
                <w:sz w:val="18"/>
                <w:szCs w:val="18"/>
              </w:rPr>
            </w:pPr>
          </w:p>
        </w:tc>
      </w:tr>
    </w:tbl>
    <w:p w14:paraId="5213293D" w14:textId="77777777" w:rsidR="002C540C" w:rsidRDefault="00B0230B" w:rsidP="002C540C">
      <w:pPr>
        <w:pStyle w:val="Heading2"/>
        <w:rPr>
          <w:lang w:val="en-GB"/>
        </w:rPr>
      </w:pPr>
      <w:r>
        <w:rPr>
          <w:lang w:val="en-GB"/>
        </w:rPr>
        <w:t>Third-party data</w:t>
      </w:r>
    </w:p>
    <w:tbl>
      <w:tblPr>
        <w:tblW w:w="5068" w:type="pct"/>
        <w:tblCellMar>
          <w:top w:w="15" w:type="dxa"/>
          <w:left w:w="15" w:type="dxa"/>
          <w:bottom w:w="15" w:type="dxa"/>
          <w:right w:w="15" w:type="dxa"/>
        </w:tblCellMar>
        <w:tblLook w:val="04A0" w:firstRow="1" w:lastRow="0" w:firstColumn="1" w:lastColumn="0" w:noHBand="0" w:noVBand="1"/>
      </w:tblPr>
      <w:tblGrid>
        <w:gridCol w:w="2269"/>
        <w:gridCol w:w="8639"/>
      </w:tblGrid>
      <w:tr w:rsidR="00B0230B" w:rsidRPr="00EA693F" w14:paraId="5123B532" w14:textId="77777777" w:rsidTr="004C4C4A">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4421F548" w14:textId="77777777" w:rsidR="00B0230B" w:rsidRDefault="00B0230B" w:rsidP="004C4C4A">
            <w:pPr>
              <w:jc w:val="left"/>
              <w:rPr>
                <w:rFonts w:cs="Calibri"/>
                <w:b/>
                <w:bCs/>
                <w:sz w:val="18"/>
                <w:szCs w:val="18"/>
                <w:lang w:val="en-GB"/>
              </w:rPr>
            </w:pPr>
            <w:r>
              <w:rPr>
                <w:rFonts w:cs="Calibri"/>
                <w:b/>
                <w:bCs/>
                <w:sz w:val="18"/>
                <w:szCs w:val="18"/>
                <w:lang w:val="en-GB"/>
              </w:rPr>
              <w:t>Are third-party data used in this project?</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65CBA91D" w14:textId="77777777" w:rsidR="00B0230B" w:rsidRPr="00EA693F" w:rsidRDefault="00B0230B" w:rsidP="004C4C4A">
            <w:pPr>
              <w:jc w:val="left"/>
              <w:rPr>
                <w:sz w:val="24"/>
                <w:lang w:val="en-GB"/>
              </w:rPr>
            </w:pPr>
          </w:p>
        </w:tc>
      </w:tr>
      <w:tr w:rsidR="00B0230B" w:rsidRPr="00EA693F" w14:paraId="1EE6E12E" w14:textId="77777777" w:rsidTr="004C4C4A">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61EB1C13" w14:textId="77777777" w:rsidR="00B0230B" w:rsidRPr="001D1AD9" w:rsidRDefault="00B0230B" w:rsidP="004C4C4A">
            <w:pPr>
              <w:jc w:val="left"/>
              <w:rPr>
                <w:rFonts w:cs="Calibri"/>
                <w:b/>
                <w:bCs/>
                <w:sz w:val="18"/>
                <w:szCs w:val="18"/>
                <w:lang w:val="en-GB"/>
              </w:rPr>
            </w:pPr>
            <w:r>
              <w:rPr>
                <w:rFonts w:cs="Calibri"/>
                <w:b/>
                <w:bCs/>
                <w:sz w:val="18"/>
                <w:szCs w:val="18"/>
                <w:lang w:val="en-GB"/>
              </w:rPr>
              <w:t>If yes, note the agreements between the party and the University</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13A0E7BC" w14:textId="77777777" w:rsidR="00B0230B" w:rsidRPr="00EA693F" w:rsidRDefault="00B0230B" w:rsidP="004C4C4A">
            <w:pPr>
              <w:jc w:val="left"/>
              <w:rPr>
                <w:sz w:val="24"/>
                <w:lang w:val="en-GB"/>
              </w:rPr>
            </w:pPr>
          </w:p>
        </w:tc>
      </w:tr>
    </w:tbl>
    <w:p w14:paraId="1A5958F0" w14:textId="77777777" w:rsidR="00B0230B" w:rsidRDefault="00B0230B" w:rsidP="00B0230B">
      <w:pPr>
        <w:pStyle w:val="Heading2"/>
        <w:rPr>
          <w:lang w:val="en-GB"/>
        </w:rPr>
      </w:pPr>
      <w:r>
        <w:rPr>
          <w:lang w:val="en-GB"/>
        </w:rPr>
        <w:t>Publications</w:t>
      </w:r>
    </w:p>
    <w:tbl>
      <w:tblPr>
        <w:tblW w:w="4997" w:type="pct"/>
        <w:tblCellMar>
          <w:top w:w="15" w:type="dxa"/>
          <w:left w:w="15" w:type="dxa"/>
          <w:bottom w:w="15" w:type="dxa"/>
          <w:right w:w="15" w:type="dxa"/>
        </w:tblCellMar>
        <w:tblLook w:val="04A0" w:firstRow="1" w:lastRow="0" w:firstColumn="1" w:lastColumn="0" w:noHBand="0" w:noVBand="1"/>
      </w:tblPr>
      <w:tblGrid>
        <w:gridCol w:w="10756"/>
      </w:tblGrid>
      <w:tr w:rsidR="00B0230B" w:rsidRPr="003C1E1F" w14:paraId="026D8E19" w14:textId="77777777" w:rsidTr="004C4C4A">
        <w:tc>
          <w:tcPr>
            <w:tcW w:w="500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70B59DA4" w14:textId="77777777" w:rsidR="00B0230B" w:rsidRPr="003C1E1F" w:rsidRDefault="00B0230B" w:rsidP="004C4C4A">
            <w:pPr>
              <w:pStyle w:val="Normalbold"/>
              <w:rPr>
                <w:rFonts w:ascii="Montserrat" w:hAnsi="Montserrat"/>
                <w:b/>
                <w:bCs/>
                <w:sz w:val="18"/>
                <w:szCs w:val="18"/>
              </w:rPr>
            </w:pPr>
            <w:r>
              <w:rPr>
                <w:rFonts w:ascii="Montserrat" w:hAnsi="Montserrat"/>
                <w:b/>
                <w:bCs/>
                <w:sz w:val="18"/>
                <w:szCs w:val="18"/>
              </w:rPr>
              <w:t xml:space="preserve">Authorship </w:t>
            </w:r>
          </w:p>
        </w:tc>
      </w:tr>
      <w:tr w:rsidR="00B0230B" w:rsidRPr="003C1E1F" w14:paraId="1DF61B36" w14:textId="77777777" w:rsidTr="004C4C4A">
        <w:trPr>
          <w:trHeight w:val="850"/>
        </w:trPr>
        <w:tc>
          <w:tcPr>
            <w:tcW w:w="5000" w:type="pct"/>
            <w:tcBorders>
              <w:top w:val="single" w:sz="4" w:space="0" w:color="666666"/>
              <w:left w:val="single" w:sz="4" w:space="0" w:color="666666"/>
              <w:bottom w:val="single" w:sz="4" w:space="0" w:color="666666"/>
              <w:right w:val="single" w:sz="4" w:space="0" w:color="666666"/>
            </w:tcBorders>
            <w:shd w:val="clear" w:color="auto" w:fill="auto"/>
            <w:tcMar>
              <w:top w:w="100" w:type="dxa"/>
              <w:left w:w="100" w:type="dxa"/>
              <w:bottom w:w="100" w:type="dxa"/>
              <w:right w:w="100" w:type="dxa"/>
            </w:tcMar>
          </w:tcPr>
          <w:p w14:paraId="3FF10FC0" w14:textId="77777777" w:rsidR="00B0230B" w:rsidRPr="002C540C" w:rsidRDefault="00B0230B" w:rsidP="004C4C4A">
            <w:pPr>
              <w:rPr>
                <w:lang w:val="en-GB"/>
              </w:rPr>
            </w:pPr>
            <w:r w:rsidRPr="005D6CC5">
              <w:rPr>
                <w:lang w:val="en-GB"/>
              </w:rPr>
              <w:t xml:space="preserve">Only those significantly contributing to the research will be identified as potential authors. </w:t>
            </w:r>
            <w:r>
              <w:rPr>
                <w:lang w:val="en-GB"/>
              </w:rPr>
              <w:t xml:space="preserve">This includes idea conceptualisation, experimental design, data collection and analysis. </w:t>
            </w:r>
            <w:r w:rsidRPr="005D6CC5">
              <w:rPr>
                <w:lang w:val="en-GB"/>
              </w:rPr>
              <w:t>The person(s) making the largest contribution will be given the choice to be first author(s). If they decline, the supervisor(s) have the option to consolidate the work and write the manuscript.</w:t>
            </w:r>
          </w:p>
        </w:tc>
      </w:tr>
    </w:tbl>
    <w:p w14:paraId="057EA4A9" w14:textId="77777777" w:rsidR="002C540C" w:rsidRDefault="002C540C">
      <w:pPr>
        <w:rPr>
          <w:szCs w:val="20"/>
          <w:lang w:val="en-GB"/>
        </w:rPr>
      </w:pPr>
    </w:p>
    <w:p w14:paraId="667FAA27" w14:textId="77777777" w:rsidR="00E35AC8" w:rsidRPr="001D1AD9" w:rsidRDefault="00E35AC8">
      <w:pPr>
        <w:rPr>
          <w:szCs w:val="20"/>
          <w:lang w:val="en-GB"/>
        </w:rPr>
      </w:pPr>
      <w:r w:rsidRPr="001D1AD9">
        <w:rPr>
          <w:szCs w:val="20"/>
          <w:lang w:val="en-GB"/>
        </w:rPr>
        <w:br w:type="page"/>
      </w:r>
    </w:p>
    <w:p w14:paraId="4AAF944D" w14:textId="77777777" w:rsidR="00433839" w:rsidRPr="001D1AD9" w:rsidRDefault="00433839" w:rsidP="00632FD8">
      <w:pPr>
        <w:pStyle w:val="Heading1"/>
        <w:jc w:val="left"/>
        <w:rPr>
          <w:color w:val="000000"/>
        </w:rPr>
      </w:pPr>
      <w:r w:rsidRPr="001D1AD9">
        <w:lastRenderedPageBreak/>
        <w:t xml:space="preserve">Data Management </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433839" w:rsidRPr="001D1AD9" w14:paraId="215D1709" w14:textId="77777777" w:rsidTr="00FC5B00">
        <w:tc>
          <w:tcPr>
            <w:tcW w:w="5000" w:type="pct"/>
            <w:tcBorders>
              <w:top w:val="single" w:sz="8" w:space="0" w:color="666666"/>
              <w:left w:val="single" w:sz="8" w:space="0" w:color="666666"/>
              <w:bottom w:val="single" w:sz="8" w:space="0" w:color="666666"/>
              <w:right w:val="single" w:sz="8" w:space="0" w:color="666666"/>
            </w:tcBorders>
            <w:shd w:val="clear" w:color="auto" w:fill="F3F3F3"/>
            <w:tcMar>
              <w:top w:w="100" w:type="dxa"/>
              <w:left w:w="100" w:type="dxa"/>
              <w:bottom w:w="100" w:type="dxa"/>
              <w:right w:w="100" w:type="dxa"/>
            </w:tcMar>
            <w:hideMark/>
          </w:tcPr>
          <w:p w14:paraId="4CD92AA9" w14:textId="77777777" w:rsidR="00784783" w:rsidRDefault="00784783">
            <w:pPr>
              <w:pStyle w:val="NormalWeb"/>
              <w:spacing w:before="0" w:beforeAutospacing="0" w:after="0" w:afterAutospacing="0"/>
              <w:jc w:val="both"/>
              <w:rPr>
                <w:rFonts w:ascii="Montserrat" w:hAnsi="Montserrat" w:cs="Calibri"/>
                <w:sz w:val="18"/>
                <w:szCs w:val="18"/>
                <w:lang w:val="en-GB"/>
              </w:rPr>
            </w:pPr>
            <w:r>
              <w:rPr>
                <w:rFonts w:ascii="Montserrat" w:hAnsi="Montserrat" w:cs="Calibri"/>
                <w:sz w:val="18"/>
                <w:szCs w:val="18"/>
                <w:lang w:val="en-GB"/>
              </w:rPr>
              <w:t xml:space="preserve">Please compile a data management plan for your project using the UCT library tools found here </w:t>
            </w:r>
            <w:hyperlink r:id="rId14" w:history="1">
              <w:r w:rsidRPr="00614363">
                <w:rPr>
                  <w:rStyle w:val="Hyperlink"/>
                  <w:rFonts w:ascii="Montserrat" w:hAnsi="Montserrat" w:cs="Calibri"/>
                  <w:sz w:val="18"/>
                  <w:szCs w:val="18"/>
                  <w:lang w:val="en-GB"/>
                </w:rPr>
                <w:t>https://dmp.lib.uct.ac.za/</w:t>
              </w:r>
            </w:hyperlink>
            <w:r>
              <w:rPr>
                <w:rFonts w:ascii="Montserrat" w:hAnsi="Montserrat" w:cs="Calibri"/>
                <w:sz w:val="18"/>
                <w:szCs w:val="18"/>
                <w:lang w:val="en-GB"/>
              </w:rPr>
              <w:t xml:space="preserve"> and attach your plan here. This must link into the larger project data management plan.</w:t>
            </w:r>
          </w:p>
          <w:p w14:paraId="42466352" w14:textId="77777777" w:rsidR="0082795F" w:rsidRPr="001D1AD9" w:rsidRDefault="0082795F" w:rsidP="00B0230B">
            <w:pPr>
              <w:pStyle w:val="NormalWeb"/>
              <w:spacing w:before="0" w:beforeAutospacing="0" w:after="0" w:afterAutospacing="0"/>
              <w:rPr>
                <w:rFonts w:ascii="Montserrat" w:hAnsi="Montserrat"/>
                <w:b/>
                <w:bCs/>
                <w:sz w:val="18"/>
                <w:szCs w:val="18"/>
                <w:lang w:val="en-GB"/>
              </w:rPr>
            </w:pPr>
          </w:p>
        </w:tc>
      </w:tr>
    </w:tbl>
    <w:p w14:paraId="0B496A5F" w14:textId="77777777" w:rsidR="00433839" w:rsidRPr="001D1AD9" w:rsidRDefault="00433839" w:rsidP="00433839">
      <w:pPr>
        <w:rPr>
          <w:color w:val="000000"/>
          <w:lang w:val="en-GB"/>
        </w:rPr>
      </w:pPr>
    </w:p>
    <w:tbl>
      <w:tblPr>
        <w:tblW w:w="5000" w:type="pct"/>
        <w:tblCellMar>
          <w:top w:w="15" w:type="dxa"/>
          <w:left w:w="15" w:type="dxa"/>
          <w:bottom w:w="15" w:type="dxa"/>
          <w:right w:w="15" w:type="dxa"/>
        </w:tblCellMar>
        <w:tblLook w:val="04A0" w:firstRow="1" w:lastRow="0" w:firstColumn="1" w:lastColumn="0" w:noHBand="0" w:noVBand="1"/>
      </w:tblPr>
      <w:tblGrid>
        <w:gridCol w:w="10762"/>
      </w:tblGrid>
      <w:tr w:rsidR="00433839" w:rsidRPr="001D1AD9" w14:paraId="1A307F04" w14:textId="77777777" w:rsidTr="00FC5B00">
        <w:trPr>
          <w:trHeight w:val="5669"/>
        </w:trPr>
        <w:tc>
          <w:tcPr>
            <w:tcW w:w="500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hideMark/>
          </w:tcPr>
          <w:p w14:paraId="1A827789" w14:textId="77777777" w:rsidR="00433839" w:rsidRPr="00B0230B" w:rsidRDefault="00433839" w:rsidP="00871C22">
            <w:pPr>
              <w:pStyle w:val="NormalWeb"/>
              <w:spacing w:before="0" w:beforeAutospacing="0" w:after="0" w:afterAutospacing="0"/>
              <w:jc w:val="both"/>
              <w:rPr>
                <w:rFonts w:ascii="Montserrat" w:hAnsi="Montserrat"/>
                <w:sz w:val="18"/>
                <w:szCs w:val="18"/>
                <w:lang w:val="en-GB"/>
              </w:rPr>
            </w:pPr>
          </w:p>
        </w:tc>
      </w:tr>
    </w:tbl>
    <w:p w14:paraId="5185716D" w14:textId="77777777" w:rsidR="000C3C58" w:rsidRPr="001D1AD9" w:rsidRDefault="000C3C58" w:rsidP="009A1EEC">
      <w:pPr>
        <w:rPr>
          <w:lang w:val="en-GB"/>
        </w:rPr>
      </w:pPr>
    </w:p>
    <w:p w14:paraId="075D4C8D" w14:textId="77777777" w:rsidR="000C3C58" w:rsidRPr="001D1AD9" w:rsidRDefault="000C3C58">
      <w:pPr>
        <w:rPr>
          <w:lang w:val="en-GB"/>
        </w:rPr>
      </w:pPr>
      <w:r w:rsidRPr="001D1AD9">
        <w:rPr>
          <w:lang w:val="en-GB"/>
        </w:rPr>
        <w:br w:type="page"/>
      </w:r>
    </w:p>
    <w:p w14:paraId="214E6A8E" w14:textId="77777777" w:rsidR="002145C6" w:rsidRPr="001D1AD9" w:rsidRDefault="002145C6" w:rsidP="0090123B">
      <w:pPr>
        <w:pStyle w:val="Heading1"/>
      </w:pPr>
      <w:r w:rsidRPr="001D1AD9">
        <w:lastRenderedPageBreak/>
        <w:t>Ethical Clearance</w:t>
      </w:r>
    </w:p>
    <w:tbl>
      <w:tblPr>
        <w:tblW w:w="5000" w:type="pct"/>
        <w:tblCellMar>
          <w:top w:w="15" w:type="dxa"/>
          <w:left w:w="15" w:type="dxa"/>
          <w:bottom w:w="15" w:type="dxa"/>
          <w:right w:w="15" w:type="dxa"/>
        </w:tblCellMar>
        <w:tblLook w:val="04A0" w:firstRow="1" w:lastRow="0" w:firstColumn="1" w:lastColumn="0" w:noHBand="0" w:noVBand="1"/>
      </w:tblPr>
      <w:tblGrid>
        <w:gridCol w:w="10752"/>
      </w:tblGrid>
      <w:tr w:rsidR="002145C6" w:rsidRPr="001D1AD9" w14:paraId="279E4562" w14:textId="77777777">
        <w:tc>
          <w:tcPr>
            <w:tcW w:w="5000" w:type="pct"/>
            <w:tcBorders>
              <w:top w:val="single" w:sz="8" w:space="0" w:color="666666"/>
              <w:left w:val="single" w:sz="8" w:space="0" w:color="666666"/>
              <w:bottom w:val="single" w:sz="8" w:space="0" w:color="666666"/>
              <w:right w:val="single" w:sz="8" w:space="0" w:color="666666"/>
            </w:tcBorders>
            <w:shd w:val="clear" w:color="auto" w:fill="F3F3F3"/>
            <w:tcMar>
              <w:top w:w="100" w:type="dxa"/>
              <w:left w:w="100" w:type="dxa"/>
              <w:bottom w:w="100" w:type="dxa"/>
              <w:right w:w="100" w:type="dxa"/>
            </w:tcMar>
            <w:hideMark/>
          </w:tcPr>
          <w:p w14:paraId="585A9F4E" w14:textId="77777777" w:rsidR="002145C6" w:rsidRPr="001D1AD9" w:rsidRDefault="002145C6" w:rsidP="00310453">
            <w:pPr>
              <w:pStyle w:val="NormalWeb"/>
              <w:numPr>
                <w:ilvl w:val="0"/>
                <w:numId w:val="10"/>
              </w:numPr>
              <w:spacing w:before="0" w:beforeAutospacing="0" w:after="0" w:afterAutospacing="0"/>
              <w:ind w:left="319" w:hanging="319"/>
              <w:jc w:val="both"/>
              <w:textAlignment w:val="baseline"/>
              <w:rPr>
                <w:rFonts w:ascii="Montserrat" w:hAnsi="Montserrat" w:cs="Calibri"/>
                <w:sz w:val="18"/>
                <w:szCs w:val="18"/>
                <w:lang w:val="en-GB"/>
              </w:rPr>
            </w:pPr>
            <w:r w:rsidRPr="001D1AD9">
              <w:rPr>
                <w:rFonts w:ascii="Montserrat" w:hAnsi="Montserrat" w:cs="Calibri"/>
                <w:sz w:val="18"/>
                <w:szCs w:val="18"/>
                <w:lang w:val="en-GB"/>
              </w:rPr>
              <w:t>Upload proof of ethical clearance, if available.</w:t>
            </w:r>
          </w:p>
        </w:tc>
      </w:tr>
    </w:tbl>
    <w:p w14:paraId="7DD89677" w14:textId="77777777" w:rsidR="002145C6" w:rsidRDefault="002145C6" w:rsidP="00FB5107">
      <w:pPr>
        <w:rPr>
          <w:rFonts w:cs="Calibri"/>
          <w:b/>
          <w:bCs/>
          <w:kern w:val="36"/>
          <w:sz w:val="40"/>
          <w:szCs w:val="40"/>
          <w:lang w:val="en-GB"/>
        </w:rPr>
      </w:pPr>
    </w:p>
    <w:tbl>
      <w:tblPr>
        <w:tblW w:w="5068" w:type="pct"/>
        <w:tblCellMar>
          <w:top w:w="15" w:type="dxa"/>
          <w:left w:w="15" w:type="dxa"/>
          <w:bottom w:w="15" w:type="dxa"/>
          <w:right w:w="15" w:type="dxa"/>
        </w:tblCellMar>
        <w:tblLook w:val="04A0" w:firstRow="1" w:lastRow="0" w:firstColumn="1" w:lastColumn="0" w:noHBand="0" w:noVBand="1"/>
      </w:tblPr>
      <w:tblGrid>
        <w:gridCol w:w="2269"/>
        <w:gridCol w:w="8639"/>
      </w:tblGrid>
      <w:tr w:rsidR="00FB5107" w:rsidRPr="00EA693F" w14:paraId="6C69CD01" w14:textId="77777777" w:rsidTr="004C4C4A">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79115993" w14:textId="77777777" w:rsidR="00FB5107" w:rsidRDefault="00FB5107" w:rsidP="004C4C4A">
            <w:pPr>
              <w:jc w:val="left"/>
              <w:rPr>
                <w:rFonts w:cs="Calibri"/>
                <w:b/>
                <w:bCs/>
                <w:sz w:val="18"/>
                <w:szCs w:val="18"/>
                <w:lang w:val="en-GB"/>
              </w:rPr>
            </w:pPr>
            <w:r>
              <w:rPr>
                <w:rFonts w:cs="Calibri"/>
                <w:b/>
                <w:bCs/>
                <w:sz w:val="18"/>
                <w:szCs w:val="18"/>
                <w:lang w:val="en-GB"/>
              </w:rPr>
              <w:t>Have you submitted an ethics application?</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29A65078" w14:textId="77777777" w:rsidR="00FB5107" w:rsidRPr="0066252E" w:rsidRDefault="00FB5107" w:rsidP="004C4C4A">
            <w:pPr>
              <w:jc w:val="left"/>
              <w:rPr>
                <w:sz w:val="18"/>
                <w:szCs w:val="18"/>
                <w:lang w:val="en-GB"/>
              </w:rPr>
            </w:pPr>
          </w:p>
        </w:tc>
      </w:tr>
      <w:tr w:rsidR="00FB5107" w:rsidRPr="00EA693F" w14:paraId="4ACC4CAA" w14:textId="77777777" w:rsidTr="004C4C4A">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31EA8F28" w14:textId="77777777" w:rsidR="00FB5107" w:rsidRPr="001D1AD9" w:rsidRDefault="00FB5107" w:rsidP="004C4C4A">
            <w:pPr>
              <w:jc w:val="left"/>
              <w:rPr>
                <w:rFonts w:cs="Calibri"/>
                <w:b/>
                <w:bCs/>
                <w:sz w:val="18"/>
                <w:szCs w:val="18"/>
                <w:lang w:val="en-GB"/>
              </w:rPr>
            </w:pPr>
            <w:r>
              <w:rPr>
                <w:rFonts w:cs="Calibri"/>
                <w:b/>
                <w:bCs/>
                <w:sz w:val="18"/>
                <w:szCs w:val="18"/>
                <w:lang w:val="en-GB"/>
              </w:rPr>
              <w:t>Have you received ethics approval?</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0E82CBAC" w14:textId="77777777" w:rsidR="00FB5107" w:rsidRPr="0066252E" w:rsidRDefault="00FB5107" w:rsidP="004C4C4A">
            <w:pPr>
              <w:jc w:val="left"/>
              <w:rPr>
                <w:sz w:val="18"/>
                <w:szCs w:val="18"/>
                <w:lang w:val="en-GB"/>
              </w:rPr>
            </w:pPr>
          </w:p>
        </w:tc>
      </w:tr>
      <w:tr w:rsidR="00FB5107" w:rsidRPr="00EA693F" w14:paraId="36D2EDBC" w14:textId="77777777" w:rsidTr="004C4C4A">
        <w:tc>
          <w:tcPr>
            <w:tcW w:w="1040" w:type="pct"/>
            <w:tcBorders>
              <w:top w:val="single" w:sz="4" w:space="0" w:color="666666"/>
              <w:left w:val="single" w:sz="4" w:space="0" w:color="666666"/>
              <w:bottom w:val="single" w:sz="4" w:space="0" w:color="666666"/>
              <w:right w:val="single" w:sz="4" w:space="0" w:color="666666"/>
            </w:tcBorders>
            <w:shd w:val="clear" w:color="auto" w:fill="D0CECE" w:themeFill="background2" w:themeFillShade="E6"/>
            <w:tcMar>
              <w:top w:w="100" w:type="dxa"/>
              <w:left w:w="100" w:type="dxa"/>
              <w:bottom w:w="100" w:type="dxa"/>
              <w:right w:w="100" w:type="dxa"/>
            </w:tcMar>
            <w:vAlign w:val="center"/>
          </w:tcPr>
          <w:p w14:paraId="1AA60507" w14:textId="77777777" w:rsidR="00FB5107" w:rsidRDefault="00FB5107" w:rsidP="004C4C4A">
            <w:pPr>
              <w:jc w:val="left"/>
              <w:rPr>
                <w:rFonts w:cs="Calibri"/>
                <w:b/>
                <w:bCs/>
                <w:sz w:val="18"/>
                <w:szCs w:val="18"/>
                <w:lang w:val="en-GB"/>
              </w:rPr>
            </w:pPr>
            <w:r>
              <w:rPr>
                <w:rFonts w:cs="Calibri"/>
                <w:b/>
                <w:bCs/>
                <w:sz w:val="18"/>
                <w:szCs w:val="18"/>
                <w:lang w:val="en-GB"/>
              </w:rPr>
              <w:t>Ethics reference number</w:t>
            </w:r>
          </w:p>
        </w:tc>
        <w:tc>
          <w:tcPr>
            <w:tcW w:w="3960" w:type="pct"/>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vAlign w:val="center"/>
          </w:tcPr>
          <w:p w14:paraId="6E1BAD44" w14:textId="77777777" w:rsidR="00FB5107" w:rsidRPr="0066252E" w:rsidRDefault="00FB5107" w:rsidP="004C4C4A">
            <w:pPr>
              <w:jc w:val="left"/>
              <w:rPr>
                <w:sz w:val="18"/>
                <w:szCs w:val="18"/>
                <w:lang w:val="en-GB"/>
              </w:rPr>
            </w:pPr>
          </w:p>
        </w:tc>
      </w:tr>
    </w:tbl>
    <w:p w14:paraId="54F70BA7" w14:textId="77777777" w:rsidR="00FB5107" w:rsidRPr="001D1AD9" w:rsidRDefault="00FB5107" w:rsidP="00FB5107">
      <w:pPr>
        <w:rPr>
          <w:rFonts w:cs="Calibri"/>
          <w:b/>
          <w:bCs/>
          <w:kern w:val="36"/>
          <w:sz w:val="40"/>
          <w:szCs w:val="40"/>
          <w:lang w:val="en-GB"/>
        </w:rPr>
      </w:pPr>
    </w:p>
    <w:sectPr w:rsidR="00FB5107" w:rsidRPr="001D1AD9" w:rsidSect="00993E16">
      <w:headerReference w:type="default" r:id="rId15"/>
      <w:footerReference w:type="default" r:id="rId16"/>
      <w:pgSz w:w="11906" w:h="16838"/>
      <w:pgMar w:top="567" w:right="567" w:bottom="567" w:left="567" w:header="142"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C8301" w14:textId="77777777" w:rsidR="00D81D8D" w:rsidRPr="001F5B4C" w:rsidRDefault="00D81D8D" w:rsidP="001F5B4C">
      <w:pPr>
        <w:rPr>
          <w:szCs w:val="20"/>
        </w:rPr>
      </w:pPr>
      <w:r w:rsidRPr="001F5B4C">
        <w:rPr>
          <w:szCs w:val="20"/>
        </w:rPr>
        <w:separator/>
      </w:r>
    </w:p>
  </w:endnote>
  <w:endnote w:type="continuationSeparator" w:id="0">
    <w:p w14:paraId="7207C86E" w14:textId="77777777" w:rsidR="00D81D8D" w:rsidRPr="001F5B4C" w:rsidRDefault="00D81D8D" w:rsidP="001F5B4C">
      <w:pPr>
        <w:rPr>
          <w:szCs w:val="20"/>
        </w:rPr>
      </w:pPr>
      <w:r w:rsidRPr="001F5B4C">
        <w:rPr>
          <w:szCs w:val="20"/>
        </w:rPr>
        <w:continuationSeparator/>
      </w:r>
    </w:p>
  </w:endnote>
  <w:endnote w:type="continuationNotice" w:id="1">
    <w:p w14:paraId="509F777D" w14:textId="77777777" w:rsidR="00D81D8D" w:rsidRDefault="00D81D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3C69"/>
      <w:tblLook w:val="04A0" w:firstRow="1" w:lastRow="0" w:firstColumn="1" w:lastColumn="0" w:noHBand="0" w:noVBand="1"/>
    </w:tblPr>
    <w:tblGrid>
      <w:gridCol w:w="3590"/>
      <w:gridCol w:w="3591"/>
      <w:gridCol w:w="3591"/>
    </w:tblGrid>
    <w:tr w:rsidR="008C55E3" w:rsidRPr="008C55E3" w14:paraId="2E3604BD" w14:textId="77777777" w:rsidTr="008C55E3">
      <w:trPr>
        <w:trHeight w:val="567"/>
      </w:trPr>
      <w:tc>
        <w:tcPr>
          <w:tcW w:w="1666" w:type="pct"/>
          <w:shd w:val="clear" w:color="auto" w:fill="003C69"/>
          <w:vAlign w:val="center"/>
        </w:tcPr>
        <w:p w14:paraId="55E1A61F" w14:textId="222F3C8D" w:rsidR="001F5B4C" w:rsidRPr="008C55E3" w:rsidRDefault="001F5B4C" w:rsidP="001F5B4C">
          <w:pPr>
            <w:pStyle w:val="Header"/>
            <w:jc w:val="left"/>
            <w:rPr>
              <w:color w:val="FFFFFF" w:themeColor="background1"/>
              <w:sz w:val="16"/>
              <w:szCs w:val="16"/>
            </w:rPr>
          </w:pPr>
          <w:r w:rsidRPr="008C55E3">
            <w:rPr>
              <w:color w:val="FFFFFF" w:themeColor="background1"/>
              <w:sz w:val="16"/>
              <w:szCs w:val="16"/>
            </w:rPr>
            <w:fldChar w:fldCharType="begin"/>
          </w:r>
          <w:r w:rsidRPr="008C55E3">
            <w:rPr>
              <w:color w:val="FFFFFF" w:themeColor="background1"/>
              <w:sz w:val="16"/>
              <w:szCs w:val="16"/>
            </w:rPr>
            <w:instrText xml:space="preserve"> DATE \@ "MMMM yyyy" \* MERGEFORMAT </w:instrText>
          </w:r>
          <w:r w:rsidRPr="008C55E3">
            <w:rPr>
              <w:color w:val="FFFFFF" w:themeColor="background1"/>
              <w:sz w:val="16"/>
              <w:szCs w:val="16"/>
            </w:rPr>
            <w:fldChar w:fldCharType="separate"/>
          </w:r>
          <w:r w:rsidR="009B4DC3">
            <w:rPr>
              <w:noProof/>
              <w:color w:val="FFFFFF" w:themeColor="background1"/>
              <w:sz w:val="16"/>
              <w:szCs w:val="16"/>
            </w:rPr>
            <w:t>January 2025</w:t>
          </w:r>
          <w:r w:rsidRPr="008C55E3">
            <w:rPr>
              <w:color w:val="FFFFFF" w:themeColor="background1"/>
              <w:sz w:val="16"/>
              <w:szCs w:val="16"/>
            </w:rPr>
            <w:fldChar w:fldCharType="end"/>
          </w:r>
          <w:r w:rsidRPr="008C55E3">
            <w:rPr>
              <w:color w:val="FFFFFF" w:themeColor="background1"/>
              <w:sz w:val="16"/>
              <w:szCs w:val="16"/>
            </w:rPr>
            <w:t xml:space="preserve">   </w:t>
          </w:r>
        </w:p>
      </w:tc>
      <w:tc>
        <w:tcPr>
          <w:tcW w:w="1667" w:type="pct"/>
          <w:shd w:val="clear" w:color="auto" w:fill="003C69"/>
          <w:vAlign w:val="center"/>
        </w:tcPr>
        <w:p w14:paraId="4CAEDFFB" w14:textId="77777777" w:rsidR="001F5B4C" w:rsidRPr="008C55E3" w:rsidRDefault="008C55E3" w:rsidP="001F5B4C">
          <w:pPr>
            <w:pStyle w:val="NoSpacing"/>
            <w:jc w:val="center"/>
            <w:rPr>
              <w:b/>
              <w:color w:val="FFFFFF" w:themeColor="background1"/>
            </w:rPr>
          </w:pPr>
          <w:r>
            <w:rPr>
              <w:b/>
              <w:noProof/>
              <w:color w:val="FFFFFF" w:themeColor="background1"/>
              <w14:ligatures w14:val="standardContextual"/>
            </w:rPr>
            <w:drawing>
              <wp:inline distT="0" distB="0" distL="0" distR="0" wp14:anchorId="5CEFE97A" wp14:editId="7ADCC61B">
                <wp:extent cx="355000" cy="360000"/>
                <wp:effectExtent l="0" t="0" r="635" b="0"/>
                <wp:docPr id="85062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7833" name="Picture 850627833"/>
                        <pic:cNvPicPr/>
                      </pic:nvPicPr>
                      <pic:blipFill>
                        <a:blip r:embed="rId1">
                          <a:extLst>
                            <a:ext uri="{28A0092B-C50C-407E-A947-70E740481C1C}">
                              <a14:useLocalDpi xmlns:a14="http://schemas.microsoft.com/office/drawing/2010/main" val="0"/>
                            </a:ext>
                          </a:extLst>
                        </a:blip>
                        <a:stretch>
                          <a:fillRect/>
                        </a:stretch>
                      </pic:blipFill>
                      <pic:spPr>
                        <a:xfrm>
                          <a:off x="0" y="0"/>
                          <a:ext cx="355000" cy="360000"/>
                        </a:xfrm>
                        <a:prstGeom prst="rect">
                          <a:avLst/>
                        </a:prstGeom>
                      </pic:spPr>
                    </pic:pic>
                  </a:graphicData>
                </a:graphic>
              </wp:inline>
            </w:drawing>
          </w:r>
        </w:p>
      </w:tc>
      <w:tc>
        <w:tcPr>
          <w:tcW w:w="1667" w:type="pct"/>
          <w:shd w:val="clear" w:color="auto" w:fill="003C69"/>
          <w:vAlign w:val="center"/>
        </w:tcPr>
        <w:p w14:paraId="6BD38F86" w14:textId="77777777" w:rsidR="001F5B4C" w:rsidRPr="008C55E3" w:rsidRDefault="001F5B4C" w:rsidP="001F5B4C">
          <w:pPr>
            <w:pStyle w:val="NoSpacing"/>
            <w:jc w:val="right"/>
            <w:rPr>
              <w:rFonts w:ascii="Montserrat" w:hAnsi="Montserrat"/>
              <w:caps/>
              <w:color w:val="FFFFFF" w:themeColor="background1"/>
              <w:spacing w:val="20"/>
              <w:sz w:val="16"/>
              <w:szCs w:val="16"/>
            </w:rPr>
          </w:pPr>
          <w:r w:rsidRPr="008C55E3">
            <w:rPr>
              <w:rFonts w:ascii="Montserrat" w:hAnsi="Montserrat"/>
              <w:color w:val="FFFFFF" w:themeColor="background1"/>
              <w:sz w:val="16"/>
              <w:szCs w:val="16"/>
            </w:rPr>
            <w:t xml:space="preserve">Page </w:t>
          </w:r>
          <w:r w:rsidRPr="008C55E3">
            <w:rPr>
              <w:rFonts w:ascii="Montserrat" w:hAnsi="Montserrat"/>
              <w:color w:val="FFFFFF" w:themeColor="background1"/>
              <w:sz w:val="16"/>
              <w:szCs w:val="16"/>
            </w:rPr>
            <w:fldChar w:fldCharType="begin"/>
          </w:r>
          <w:r w:rsidRPr="008C55E3">
            <w:rPr>
              <w:rFonts w:ascii="Montserrat" w:hAnsi="Montserrat"/>
              <w:color w:val="FFFFFF" w:themeColor="background1"/>
              <w:sz w:val="16"/>
              <w:szCs w:val="16"/>
            </w:rPr>
            <w:instrText xml:space="preserve"> PAGE of \* MERGEFORMAT </w:instrText>
          </w:r>
          <w:r w:rsidRPr="008C55E3">
            <w:rPr>
              <w:rFonts w:ascii="Montserrat" w:hAnsi="Montserrat"/>
              <w:color w:val="FFFFFF" w:themeColor="background1"/>
              <w:sz w:val="16"/>
              <w:szCs w:val="16"/>
            </w:rPr>
            <w:fldChar w:fldCharType="separate"/>
          </w:r>
          <w:r w:rsidRPr="008C55E3">
            <w:rPr>
              <w:rFonts w:ascii="Montserrat" w:hAnsi="Montserrat"/>
              <w:noProof/>
              <w:color w:val="FFFFFF" w:themeColor="background1"/>
              <w:sz w:val="16"/>
              <w:szCs w:val="16"/>
            </w:rPr>
            <w:t>2</w:t>
          </w:r>
          <w:r w:rsidRPr="008C55E3">
            <w:rPr>
              <w:rFonts w:ascii="Montserrat" w:hAnsi="Montserrat"/>
              <w:color w:val="FFFFFF" w:themeColor="background1"/>
              <w:sz w:val="16"/>
              <w:szCs w:val="16"/>
            </w:rPr>
            <w:fldChar w:fldCharType="end"/>
          </w:r>
          <w:r w:rsidRPr="008C55E3">
            <w:rPr>
              <w:rFonts w:ascii="Montserrat" w:hAnsi="Montserrat"/>
              <w:color w:val="FFFFFF" w:themeColor="background1"/>
              <w:sz w:val="16"/>
              <w:szCs w:val="16"/>
            </w:rPr>
            <w:t xml:space="preserve"> of </w:t>
          </w:r>
          <w:r w:rsidRPr="008C55E3">
            <w:rPr>
              <w:rFonts w:ascii="Montserrat" w:hAnsi="Montserrat"/>
              <w:color w:val="FFFFFF" w:themeColor="background1"/>
              <w:sz w:val="16"/>
              <w:szCs w:val="16"/>
            </w:rPr>
            <w:fldChar w:fldCharType="begin"/>
          </w:r>
          <w:r w:rsidRPr="008C55E3">
            <w:rPr>
              <w:rFonts w:ascii="Montserrat" w:hAnsi="Montserrat"/>
              <w:color w:val="FFFFFF" w:themeColor="background1"/>
              <w:sz w:val="16"/>
              <w:szCs w:val="16"/>
            </w:rPr>
            <w:instrText xml:space="preserve"> NUMPAGES  \* MERGEFORMAT </w:instrText>
          </w:r>
          <w:r w:rsidRPr="008C55E3">
            <w:rPr>
              <w:rFonts w:ascii="Montserrat" w:hAnsi="Montserrat"/>
              <w:color w:val="FFFFFF" w:themeColor="background1"/>
              <w:sz w:val="16"/>
              <w:szCs w:val="16"/>
            </w:rPr>
            <w:fldChar w:fldCharType="separate"/>
          </w:r>
          <w:r w:rsidRPr="008C55E3">
            <w:rPr>
              <w:rFonts w:ascii="Montserrat" w:hAnsi="Montserrat"/>
              <w:noProof/>
              <w:color w:val="FFFFFF" w:themeColor="background1"/>
              <w:sz w:val="16"/>
              <w:szCs w:val="16"/>
            </w:rPr>
            <w:t>21</w:t>
          </w:r>
          <w:r w:rsidRPr="008C55E3">
            <w:rPr>
              <w:rFonts w:ascii="Montserrat" w:hAnsi="Montserrat"/>
              <w:color w:val="FFFFFF" w:themeColor="background1"/>
              <w:sz w:val="16"/>
              <w:szCs w:val="16"/>
            </w:rPr>
            <w:fldChar w:fldCharType="end"/>
          </w:r>
        </w:p>
      </w:tc>
    </w:tr>
  </w:tbl>
  <w:p w14:paraId="69608047" w14:textId="77777777" w:rsidR="001F5B4C" w:rsidRDefault="001F5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5AC88" w14:textId="77777777" w:rsidR="00D81D8D" w:rsidRPr="001F5B4C" w:rsidRDefault="00D81D8D" w:rsidP="001F5B4C">
      <w:pPr>
        <w:rPr>
          <w:szCs w:val="20"/>
        </w:rPr>
      </w:pPr>
      <w:r w:rsidRPr="001F5B4C">
        <w:rPr>
          <w:szCs w:val="20"/>
        </w:rPr>
        <w:separator/>
      </w:r>
    </w:p>
  </w:footnote>
  <w:footnote w:type="continuationSeparator" w:id="0">
    <w:p w14:paraId="24B1A5D2" w14:textId="77777777" w:rsidR="00D81D8D" w:rsidRPr="001F5B4C" w:rsidRDefault="00D81D8D" w:rsidP="001F5B4C">
      <w:pPr>
        <w:rPr>
          <w:szCs w:val="20"/>
        </w:rPr>
      </w:pPr>
      <w:r w:rsidRPr="001F5B4C">
        <w:rPr>
          <w:szCs w:val="20"/>
        </w:rPr>
        <w:continuationSeparator/>
      </w:r>
    </w:p>
  </w:footnote>
  <w:footnote w:type="continuationNotice" w:id="1">
    <w:p w14:paraId="1DDA0F3A" w14:textId="77777777" w:rsidR="00D81D8D" w:rsidRDefault="00D81D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4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6400"/>
      <w:tblLook w:val="04A0" w:firstRow="1" w:lastRow="0" w:firstColumn="1" w:lastColumn="0" w:noHBand="0" w:noVBand="1"/>
    </w:tblPr>
    <w:tblGrid>
      <w:gridCol w:w="1703"/>
      <w:gridCol w:w="9170"/>
    </w:tblGrid>
    <w:tr w:rsidR="001F5B4C" w14:paraId="2E14A5A1" w14:textId="77777777" w:rsidTr="008C55E3">
      <w:trPr>
        <w:trHeight w:val="680"/>
      </w:trPr>
      <w:tc>
        <w:tcPr>
          <w:tcW w:w="783" w:type="pct"/>
          <w:shd w:val="clear" w:color="auto" w:fill="003C69"/>
          <w:vAlign w:val="center"/>
        </w:tcPr>
        <w:p w14:paraId="6C0E38E6" w14:textId="77777777" w:rsidR="001F5B4C" w:rsidRDefault="008C55E3" w:rsidP="001F5B4C">
          <w:pPr>
            <w:pStyle w:val="Header"/>
            <w:jc w:val="left"/>
          </w:pPr>
          <w:r>
            <w:rPr>
              <w:noProof/>
              <w14:ligatures w14:val="standardContextual"/>
            </w:rPr>
            <w:drawing>
              <wp:inline distT="0" distB="0" distL="0" distR="0" wp14:anchorId="21C5A6EA" wp14:editId="36A116AE">
                <wp:extent cx="831993" cy="360000"/>
                <wp:effectExtent l="0" t="0" r="0" b="0"/>
                <wp:docPr id="32740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6859" name="Picture 327406859"/>
                        <pic:cNvPicPr/>
                      </pic:nvPicPr>
                      <pic:blipFill>
                        <a:blip r:embed="rId1">
                          <a:extLst>
                            <a:ext uri="{28A0092B-C50C-407E-A947-70E740481C1C}">
                              <a14:useLocalDpi xmlns:a14="http://schemas.microsoft.com/office/drawing/2010/main" val="0"/>
                            </a:ext>
                          </a:extLst>
                        </a:blip>
                        <a:stretch>
                          <a:fillRect/>
                        </a:stretch>
                      </pic:blipFill>
                      <pic:spPr>
                        <a:xfrm>
                          <a:off x="0" y="0"/>
                          <a:ext cx="831993" cy="360000"/>
                        </a:xfrm>
                        <a:prstGeom prst="rect">
                          <a:avLst/>
                        </a:prstGeom>
                      </pic:spPr>
                    </pic:pic>
                  </a:graphicData>
                </a:graphic>
              </wp:inline>
            </w:drawing>
          </w:r>
        </w:p>
      </w:tc>
      <w:tc>
        <w:tcPr>
          <w:tcW w:w="4217" w:type="pct"/>
          <w:shd w:val="clear" w:color="auto" w:fill="003C69"/>
          <w:vAlign w:val="center"/>
        </w:tcPr>
        <w:p w14:paraId="78A9BA2D" w14:textId="77777777" w:rsidR="001F5B4C" w:rsidRPr="008C55E3" w:rsidRDefault="0090123B" w:rsidP="001F5B4C">
          <w:pPr>
            <w:spacing w:line="276" w:lineRule="auto"/>
            <w:jc w:val="right"/>
            <w:rPr>
              <w:color w:val="FFFFFF" w:themeColor="background1"/>
              <w:sz w:val="16"/>
              <w:szCs w:val="16"/>
            </w:rPr>
          </w:pPr>
          <w:r>
            <w:rPr>
              <w:color w:val="FFFFFF" w:themeColor="background1"/>
              <w:sz w:val="16"/>
              <w:szCs w:val="16"/>
            </w:rPr>
            <w:t>University of Cape Town</w:t>
          </w:r>
        </w:p>
        <w:p w14:paraId="22583C79" w14:textId="77777777" w:rsidR="001F5B4C" w:rsidRPr="008C55E3" w:rsidRDefault="0090123B" w:rsidP="001F5B4C">
          <w:pPr>
            <w:jc w:val="right"/>
            <w:rPr>
              <w:b/>
              <w:bCs/>
              <w:color w:val="FFFFFF" w:themeColor="background1"/>
              <w:szCs w:val="20"/>
            </w:rPr>
          </w:pPr>
          <w:r>
            <w:rPr>
              <w:b/>
              <w:bCs/>
              <w:color w:val="FFFFFF" w:themeColor="background1"/>
              <w:szCs w:val="20"/>
            </w:rPr>
            <w:t>Memorandum of Understanding/Planned Progress and Activity Report</w:t>
          </w:r>
          <w:r w:rsidR="001F5B4C" w:rsidRPr="008C55E3">
            <w:rPr>
              <w:b/>
              <w:bCs/>
              <w:color w:val="FFFFFF" w:themeColor="background1"/>
              <w:szCs w:val="20"/>
            </w:rPr>
            <w:t xml:space="preserve"> </w:t>
          </w:r>
        </w:p>
      </w:tc>
    </w:tr>
  </w:tbl>
  <w:p w14:paraId="6922E9C0" w14:textId="77777777" w:rsidR="001F5B4C" w:rsidRPr="001F5B4C" w:rsidRDefault="001F5B4C" w:rsidP="001F5B4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B0C92"/>
    <w:multiLevelType w:val="hybridMultilevel"/>
    <w:tmpl w:val="FBC0BB20"/>
    <w:lvl w:ilvl="0" w:tplc="77DC938E">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A7D40"/>
    <w:multiLevelType w:val="hybridMultilevel"/>
    <w:tmpl w:val="A40839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B77888"/>
    <w:multiLevelType w:val="hybridMultilevel"/>
    <w:tmpl w:val="ABCC2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331AE0"/>
    <w:multiLevelType w:val="hybridMultilevel"/>
    <w:tmpl w:val="9530CD26"/>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A25B74"/>
    <w:multiLevelType w:val="hybridMultilevel"/>
    <w:tmpl w:val="667C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E104C"/>
    <w:multiLevelType w:val="hybridMultilevel"/>
    <w:tmpl w:val="EBAA8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3022C3"/>
    <w:multiLevelType w:val="multilevel"/>
    <w:tmpl w:val="AA3A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54936"/>
    <w:multiLevelType w:val="hybridMultilevel"/>
    <w:tmpl w:val="C48CCD1A"/>
    <w:lvl w:ilvl="0" w:tplc="1230361E">
      <w:start w:val="1"/>
      <w:numFmt w:val="bullet"/>
      <w:lvlText w:val=""/>
      <w:lvlJc w:val="left"/>
      <w:pPr>
        <w:ind w:left="720" w:hanging="360"/>
      </w:pPr>
      <w:rPr>
        <w:rFonts w:ascii="Symbol" w:hAnsi="Symbol" w:hint="default"/>
        <w:sz w:val="16"/>
        <w:szCs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07D61B"/>
    <w:multiLevelType w:val="hybridMultilevel"/>
    <w:tmpl w:val="8738E724"/>
    <w:lvl w:ilvl="0" w:tplc="F13418E6">
      <w:start w:val="1"/>
      <w:numFmt w:val="bullet"/>
      <w:lvlText w:val=""/>
      <w:lvlJc w:val="left"/>
      <w:pPr>
        <w:ind w:left="720" w:hanging="360"/>
      </w:pPr>
      <w:rPr>
        <w:rFonts w:ascii="Symbol" w:hAnsi="Symbol" w:hint="default"/>
      </w:rPr>
    </w:lvl>
    <w:lvl w:ilvl="1" w:tplc="753E6690">
      <w:start w:val="1"/>
      <w:numFmt w:val="bullet"/>
      <w:lvlText w:val="o"/>
      <w:lvlJc w:val="left"/>
      <w:pPr>
        <w:ind w:left="1440" w:hanging="360"/>
      </w:pPr>
      <w:rPr>
        <w:rFonts w:ascii="Courier New" w:hAnsi="Courier New" w:hint="default"/>
      </w:rPr>
    </w:lvl>
    <w:lvl w:ilvl="2" w:tplc="1088A9F0">
      <w:start w:val="1"/>
      <w:numFmt w:val="bullet"/>
      <w:lvlText w:val=""/>
      <w:lvlJc w:val="left"/>
      <w:pPr>
        <w:ind w:left="2160" w:hanging="360"/>
      </w:pPr>
      <w:rPr>
        <w:rFonts w:ascii="Wingdings" w:hAnsi="Wingdings" w:hint="default"/>
      </w:rPr>
    </w:lvl>
    <w:lvl w:ilvl="3" w:tplc="CF34924C">
      <w:start w:val="1"/>
      <w:numFmt w:val="bullet"/>
      <w:lvlText w:val=""/>
      <w:lvlJc w:val="left"/>
      <w:pPr>
        <w:ind w:left="2880" w:hanging="360"/>
      </w:pPr>
      <w:rPr>
        <w:rFonts w:ascii="Symbol" w:hAnsi="Symbol" w:hint="default"/>
      </w:rPr>
    </w:lvl>
    <w:lvl w:ilvl="4" w:tplc="FC62BEB2">
      <w:start w:val="1"/>
      <w:numFmt w:val="bullet"/>
      <w:lvlText w:val="o"/>
      <w:lvlJc w:val="left"/>
      <w:pPr>
        <w:ind w:left="3600" w:hanging="360"/>
      </w:pPr>
      <w:rPr>
        <w:rFonts w:ascii="Courier New" w:hAnsi="Courier New" w:hint="default"/>
      </w:rPr>
    </w:lvl>
    <w:lvl w:ilvl="5" w:tplc="28BE8CA4">
      <w:start w:val="1"/>
      <w:numFmt w:val="bullet"/>
      <w:lvlText w:val=""/>
      <w:lvlJc w:val="left"/>
      <w:pPr>
        <w:ind w:left="4320" w:hanging="360"/>
      </w:pPr>
      <w:rPr>
        <w:rFonts w:ascii="Wingdings" w:hAnsi="Wingdings" w:hint="default"/>
      </w:rPr>
    </w:lvl>
    <w:lvl w:ilvl="6" w:tplc="069CC992">
      <w:start w:val="1"/>
      <w:numFmt w:val="bullet"/>
      <w:lvlText w:val=""/>
      <w:lvlJc w:val="left"/>
      <w:pPr>
        <w:ind w:left="5040" w:hanging="360"/>
      </w:pPr>
      <w:rPr>
        <w:rFonts w:ascii="Symbol" w:hAnsi="Symbol" w:hint="default"/>
      </w:rPr>
    </w:lvl>
    <w:lvl w:ilvl="7" w:tplc="956CE61A">
      <w:start w:val="1"/>
      <w:numFmt w:val="bullet"/>
      <w:lvlText w:val="o"/>
      <w:lvlJc w:val="left"/>
      <w:pPr>
        <w:ind w:left="5760" w:hanging="360"/>
      </w:pPr>
      <w:rPr>
        <w:rFonts w:ascii="Courier New" w:hAnsi="Courier New" w:hint="default"/>
      </w:rPr>
    </w:lvl>
    <w:lvl w:ilvl="8" w:tplc="18909E68">
      <w:start w:val="1"/>
      <w:numFmt w:val="bullet"/>
      <w:lvlText w:val=""/>
      <w:lvlJc w:val="left"/>
      <w:pPr>
        <w:ind w:left="6480" w:hanging="360"/>
      </w:pPr>
      <w:rPr>
        <w:rFonts w:ascii="Wingdings" w:hAnsi="Wingdings" w:hint="default"/>
      </w:rPr>
    </w:lvl>
  </w:abstractNum>
  <w:abstractNum w:abstractNumId="9" w15:restartNumberingAfterBreak="0">
    <w:nsid w:val="12092816"/>
    <w:multiLevelType w:val="hybridMultilevel"/>
    <w:tmpl w:val="2FF40DDA"/>
    <w:lvl w:ilvl="0" w:tplc="77DC938E">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685C58"/>
    <w:multiLevelType w:val="hybridMultilevel"/>
    <w:tmpl w:val="5F829CDA"/>
    <w:lvl w:ilvl="0" w:tplc="D58CE04C">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7D06ED"/>
    <w:multiLevelType w:val="multilevel"/>
    <w:tmpl w:val="D20C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3327D"/>
    <w:multiLevelType w:val="hybridMultilevel"/>
    <w:tmpl w:val="5366F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D02B36"/>
    <w:multiLevelType w:val="multilevel"/>
    <w:tmpl w:val="1054B5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E5474A"/>
    <w:multiLevelType w:val="multilevel"/>
    <w:tmpl w:val="5AD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05DF9"/>
    <w:multiLevelType w:val="hybridMultilevel"/>
    <w:tmpl w:val="E9A854A6"/>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111D59"/>
    <w:multiLevelType w:val="hybridMultilevel"/>
    <w:tmpl w:val="43AEC63E"/>
    <w:lvl w:ilvl="0" w:tplc="77DC938E">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5940E6"/>
    <w:multiLevelType w:val="hybridMultilevel"/>
    <w:tmpl w:val="06A8A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FB0375"/>
    <w:multiLevelType w:val="multilevel"/>
    <w:tmpl w:val="AC6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B3AD9"/>
    <w:multiLevelType w:val="hybridMultilevel"/>
    <w:tmpl w:val="AE5EF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383EA7"/>
    <w:multiLevelType w:val="hybridMultilevel"/>
    <w:tmpl w:val="1674C00E"/>
    <w:lvl w:ilvl="0" w:tplc="1C901EF6">
      <w:numFmt w:val="bullet"/>
      <w:lvlText w:val="-"/>
      <w:lvlJc w:val="left"/>
      <w:pPr>
        <w:ind w:left="720" w:hanging="360"/>
      </w:pPr>
      <w:rPr>
        <w:rFonts w:ascii="Montserrat" w:eastAsia="Times New Roman" w:hAnsi="Montserrat"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CCC36DB"/>
    <w:multiLevelType w:val="hybridMultilevel"/>
    <w:tmpl w:val="7564F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5C28C5"/>
    <w:multiLevelType w:val="multilevel"/>
    <w:tmpl w:val="7028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24DF5"/>
    <w:multiLevelType w:val="hybridMultilevel"/>
    <w:tmpl w:val="D4764B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0237B0E"/>
    <w:multiLevelType w:val="multilevel"/>
    <w:tmpl w:val="92B8302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1FC406C"/>
    <w:multiLevelType w:val="hybridMultilevel"/>
    <w:tmpl w:val="A8821272"/>
    <w:lvl w:ilvl="0" w:tplc="F8C664C0">
      <w:start w:val="1"/>
      <w:numFmt w:val="bullet"/>
      <w:lvlText w:val="•"/>
      <w:lvlJc w:val="left"/>
      <w:pPr>
        <w:ind w:left="720" w:hanging="360"/>
      </w:pPr>
      <w:rPr>
        <w:rFonts w:ascii="Symbol" w:eastAsia="Times New Roman" w:hAnsi="Symbol" w:cs="Calibri" w:hint="default"/>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3BA27DC"/>
    <w:multiLevelType w:val="hybridMultilevel"/>
    <w:tmpl w:val="CAE42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DF4CCE"/>
    <w:multiLevelType w:val="hybridMultilevel"/>
    <w:tmpl w:val="7BF02D18"/>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962E0E"/>
    <w:multiLevelType w:val="multilevel"/>
    <w:tmpl w:val="2E36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437213"/>
    <w:multiLevelType w:val="hybridMultilevel"/>
    <w:tmpl w:val="0C849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A70BB7"/>
    <w:multiLevelType w:val="hybridMultilevel"/>
    <w:tmpl w:val="0ADC0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6710D3"/>
    <w:multiLevelType w:val="hybridMultilevel"/>
    <w:tmpl w:val="3CCA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7E91D2"/>
    <w:multiLevelType w:val="hybridMultilevel"/>
    <w:tmpl w:val="82149D74"/>
    <w:lvl w:ilvl="0" w:tplc="F00A4152">
      <w:start w:val="1"/>
      <w:numFmt w:val="bullet"/>
      <w:lvlText w:val=""/>
      <w:lvlJc w:val="left"/>
      <w:pPr>
        <w:ind w:left="720" w:hanging="360"/>
      </w:pPr>
      <w:rPr>
        <w:rFonts w:ascii="Symbol" w:hAnsi="Symbol" w:hint="default"/>
      </w:rPr>
    </w:lvl>
    <w:lvl w:ilvl="1" w:tplc="59662D0E">
      <w:start w:val="1"/>
      <w:numFmt w:val="bullet"/>
      <w:lvlText w:val="o"/>
      <w:lvlJc w:val="left"/>
      <w:pPr>
        <w:ind w:left="1440" w:hanging="360"/>
      </w:pPr>
      <w:rPr>
        <w:rFonts w:ascii="Courier New" w:hAnsi="Courier New" w:hint="default"/>
      </w:rPr>
    </w:lvl>
    <w:lvl w:ilvl="2" w:tplc="F724D1C4">
      <w:start w:val="1"/>
      <w:numFmt w:val="bullet"/>
      <w:lvlText w:val=""/>
      <w:lvlJc w:val="left"/>
      <w:pPr>
        <w:ind w:left="2160" w:hanging="360"/>
      </w:pPr>
      <w:rPr>
        <w:rFonts w:ascii="Wingdings" w:hAnsi="Wingdings" w:hint="default"/>
      </w:rPr>
    </w:lvl>
    <w:lvl w:ilvl="3" w:tplc="C930C2B6">
      <w:start w:val="1"/>
      <w:numFmt w:val="bullet"/>
      <w:lvlText w:val=""/>
      <w:lvlJc w:val="left"/>
      <w:pPr>
        <w:ind w:left="2880" w:hanging="360"/>
      </w:pPr>
      <w:rPr>
        <w:rFonts w:ascii="Symbol" w:hAnsi="Symbol" w:hint="default"/>
      </w:rPr>
    </w:lvl>
    <w:lvl w:ilvl="4" w:tplc="66E6F33E">
      <w:start w:val="1"/>
      <w:numFmt w:val="bullet"/>
      <w:lvlText w:val="o"/>
      <w:lvlJc w:val="left"/>
      <w:pPr>
        <w:ind w:left="3600" w:hanging="360"/>
      </w:pPr>
      <w:rPr>
        <w:rFonts w:ascii="Courier New" w:hAnsi="Courier New" w:hint="default"/>
      </w:rPr>
    </w:lvl>
    <w:lvl w:ilvl="5" w:tplc="54280E8A">
      <w:start w:val="1"/>
      <w:numFmt w:val="bullet"/>
      <w:lvlText w:val=""/>
      <w:lvlJc w:val="left"/>
      <w:pPr>
        <w:ind w:left="4320" w:hanging="360"/>
      </w:pPr>
      <w:rPr>
        <w:rFonts w:ascii="Wingdings" w:hAnsi="Wingdings" w:hint="default"/>
      </w:rPr>
    </w:lvl>
    <w:lvl w:ilvl="6" w:tplc="31FE6500">
      <w:start w:val="1"/>
      <w:numFmt w:val="bullet"/>
      <w:lvlText w:val=""/>
      <w:lvlJc w:val="left"/>
      <w:pPr>
        <w:ind w:left="5040" w:hanging="360"/>
      </w:pPr>
      <w:rPr>
        <w:rFonts w:ascii="Symbol" w:hAnsi="Symbol" w:hint="default"/>
      </w:rPr>
    </w:lvl>
    <w:lvl w:ilvl="7" w:tplc="1E92303A">
      <w:start w:val="1"/>
      <w:numFmt w:val="bullet"/>
      <w:lvlText w:val="o"/>
      <w:lvlJc w:val="left"/>
      <w:pPr>
        <w:ind w:left="5760" w:hanging="360"/>
      </w:pPr>
      <w:rPr>
        <w:rFonts w:ascii="Courier New" w:hAnsi="Courier New" w:hint="default"/>
      </w:rPr>
    </w:lvl>
    <w:lvl w:ilvl="8" w:tplc="A590FA02">
      <w:start w:val="1"/>
      <w:numFmt w:val="bullet"/>
      <w:lvlText w:val=""/>
      <w:lvlJc w:val="left"/>
      <w:pPr>
        <w:ind w:left="6480" w:hanging="360"/>
      </w:pPr>
      <w:rPr>
        <w:rFonts w:ascii="Wingdings" w:hAnsi="Wingdings" w:hint="default"/>
      </w:rPr>
    </w:lvl>
  </w:abstractNum>
  <w:abstractNum w:abstractNumId="33" w15:restartNumberingAfterBreak="0">
    <w:nsid w:val="3E6442D9"/>
    <w:multiLevelType w:val="hybridMultilevel"/>
    <w:tmpl w:val="620CD220"/>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30315A7"/>
    <w:multiLevelType w:val="hybridMultilevel"/>
    <w:tmpl w:val="B1B63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3846D7A"/>
    <w:multiLevelType w:val="hybridMultilevel"/>
    <w:tmpl w:val="B48037BA"/>
    <w:lvl w:ilvl="0" w:tplc="77DC938E">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2800D0"/>
    <w:multiLevelType w:val="hybridMultilevel"/>
    <w:tmpl w:val="AC48B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4361F8D"/>
    <w:multiLevelType w:val="hybridMultilevel"/>
    <w:tmpl w:val="588EC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6CC3A32"/>
    <w:multiLevelType w:val="hybridMultilevel"/>
    <w:tmpl w:val="55120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F77C0B"/>
    <w:multiLevelType w:val="hybridMultilevel"/>
    <w:tmpl w:val="1FC07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B165B8E"/>
    <w:multiLevelType w:val="multilevel"/>
    <w:tmpl w:val="1CDC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6F7237"/>
    <w:multiLevelType w:val="hybridMultilevel"/>
    <w:tmpl w:val="F1A4E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CE24CA8"/>
    <w:multiLevelType w:val="hybridMultilevel"/>
    <w:tmpl w:val="1AB86812"/>
    <w:lvl w:ilvl="0" w:tplc="77DC938E">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07D18FF"/>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5246072"/>
    <w:multiLevelType w:val="multilevel"/>
    <w:tmpl w:val="80A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8C662C"/>
    <w:multiLevelType w:val="hybridMultilevel"/>
    <w:tmpl w:val="D076C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9B39A5"/>
    <w:multiLevelType w:val="hybridMultilevel"/>
    <w:tmpl w:val="48B47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1639D3"/>
    <w:multiLevelType w:val="hybridMultilevel"/>
    <w:tmpl w:val="E39EA23C"/>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9BB6ACA"/>
    <w:multiLevelType w:val="hybridMultilevel"/>
    <w:tmpl w:val="1402DA5C"/>
    <w:lvl w:ilvl="0" w:tplc="1230361E">
      <w:start w:val="1"/>
      <w:numFmt w:val="bullet"/>
      <w:lvlText w:val=""/>
      <w:lvlJc w:val="left"/>
      <w:pPr>
        <w:ind w:left="720" w:hanging="360"/>
      </w:pPr>
      <w:rPr>
        <w:rFonts w:ascii="Symbol" w:hAnsi="Symbol" w:hint="default"/>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C485A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E85381E"/>
    <w:multiLevelType w:val="hybridMultilevel"/>
    <w:tmpl w:val="11EE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6C08F1"/>
    <w:multiLevelType w:val="hybridMultilevel"/>
    <w:tmpl w:val="77A2FDD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2C954AD"/>
    <w:multiLevelType w:val="hybridMultilevel"/>
    <w:tmpl w:val="64069E98"/>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A58529C"/>
    <w:multiLevelType w:val="hybridMultilevel"/>
    <w:tmpl w:val="E97CCF40"/>
    <w:lvl w:ilvl="0" w:tplc="C7629652">
      <w:start w:val="1"/>
      <w:numFmt w:val="lowerRoman"/>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B5E0CBF"/>
    <w:multiLevelType w:val="multilevel"/>
    <w:tmpl w:val="BF2686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C55F79"/>
    <w:multiLevelType w:val="hybridMultilevel"/>
    <w:tmpl w:val="0196148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7E0F58E9"/>
    <w:multiLevelType w:val="hybridMultilevel"/>
    <w:tmpl w:val="95486108"/>
    <w:lvl w:ilvl="0" w:tplc="DD127BF4">
      <w:start w:val="1"/>
      <w:numFmt w:val="bullet"/>
      <w:lvlText w:val=""/>
      <w:lvlJc w:val="left"/>
      <w:pPr>
        <w:ind w:left="720" w:hanging="360"/>
      </w:pPr>
      <w:rPr>
        <w:rFonts w:ascii="Symbol" w:hAnsi="Symbol" w:hint="default"/>
        <w:color w:val="7F7F7F" w:themeColor="text1" w:themeTint="80"/>
        <w:sz w:val="18"/>
        <w:szCs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EE02705"/>
    <w:multiLevelType w:val="hybridMultilevel"/>
    <w:tmpl w:val="EC82FDE6"/>
    <w:lvl w:ilvl="0" w:tplc="ACC46E8C">
      <w:start w:val="1"/>
      <w:numFmt w:val="bullet"/>
      <w:lvlText w:val=""/>
      <w:lvlJc w:val="left"/>
      <w:pPr>
        <w:ind w:left="720" w:hanging="360"/>
      </w:pPr>
      <w:rPr>
        <w:rFonts w:ascii="Symbol" w:hAnsi="Symbol" w:hint="default"/>
      </w:rPr>
    </w:lvl>
    <w:lvl w:ilvl="1" w:tplc="D1A6883C">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765626">
    <w:abstractNumId w:val="54"/>
  </w:num>
  <w:num w:numId="2" w16cid:durableId="390269928">
    <w:abstractNumId w:val="49"/>
  </w:num>
  <w:num w:numId="3" w16cid:durableId="1541672763">
    <w:abstractNumId w:val="2"/>
  </w:num>
  <w:num w:numId="4" w16cid:durableId="421028260">
    <w:abstractNumId w:val="5"/>
  </w:num>
  <w:num w:numId="5" w16cid:durableId="506403227">
    <w:abstractNumId w:val="18"/>
  </w:num>
  <w:num w:numId="6" w16cid:durableId="2026781255">
    <w:abstractNumId w:val="44"/>
  </w:num>
  <w:num w:numId="7" w16cid:durableId="2122063142">
    <w:abstractNumId w:val="28"/>
  </w:num>
  <w:num w:numId="8" w16cid:durableId="2133205970">
    <w:abstractNumId w:val="6"/>
  </w:num>
  <w:num w:numId="9" w16cid:durableId="1543052561">
    <w:abstractNumId w:val="36"/>
  </w:num>
  <w:num w:numId="10" w16cid:durableId="1425346534">
    <w:abstractNumId w:val="17"/>
  </w:num>
  <w:num w:numId="11" w16cid:durableId="1595094732">
    <w:abstractNumId w:val="50"/>
  </w:num>
  <w:num w:numId="12" w16cid:durableId="1689480499">
    <w:abstractNumId w:val="10"/>
  </w:num>
  <w:num w:numId="13" w16cid:durableId="1939211952">
    <w:abstractNumId w:val="29"/>
  </w:num>
  <w:num w:numId="14" w16cid:durableId="123738282">
    <w:abstractNumId w:val="46"/>
  </w:num>
  <w:num w:numId="15" w16cid:durableId="1441029272">
    <w:abstractNumId w:val="4"/>
  </w:num>
  <w:num w:numId="16" w16cid:durableId="1447046784">
    <w:abstractNumId w:val="19"/>
  </w:num>
  <w:num w:numId="17" w16cid:durableId="1248618487">
    <w:abstractNumId w:val="39"/>
  </w:num>
  <w:num w:numId="18" w16cid:durableId="1656757049">
    <w:abstractNumId w:val="22"/>
  </w:num>
  <w:num w:numId="19" w16cid:durableId="114062507">
    <w:abstractNumId w:val="11"/>
  </w:num>
  <w:num w:numId="20" w16cid:durableId="458839232">
    <w:abstractNumId w:val="40"/>
  </w:num>
  <w:num w:numId="21" w16cid:durableId="1190606023">
    <w:abstractNumId w:val="52"/>
  </w:num>
  <w:num w:numId="22" w16cid:durableId="382413054">
    <w:abstractNumId w:val="14"/>
  </w:num>
  <w:num w:numId="23" w16cid:durableId="694035315">
    <w:abstractNumId w:val="33"/>
  </w:num>
  <w:num w:numId="24" w16cid:durableId="980158801">
    <w:abstractNumId w:val="3"/>
  </w:num>
  <w:num w:numId="25" w16cid:durableId="556280402">
    <w:abstractNumId w:val="27"/>
  </w:num>
  <w:num w:numId="26" w16cid:durableId="439884234">
    <w:abstractNumId w:val="15"/>
  </w:num>
  <w:num w:numId="27" w16cid:durableId="83190920">
    <w:abstractNumId w:val="56"/>
  </w:num>
  <w:num w:numId="28" w16cid:durableId="718476869">
    <w:abstractNumId w:val="13"/>
  </w:num>
  <w:num w:numId="29" w16cid:durableId="704865911">
    <w:abstractNumId w:val="43"/>
  </w:num>
  <w:num w:numId="30" w16cid:durableId="82529598">
    <w:abstractNumId w:val="30"/>
  </w:num>
  <w:num w:numId="31" w16cid:durableId="1333216788">
    <w:abstractNumId w:val="38"/>
  </w:num>
  <w:num w:numId="32" w16cid:durableId="2057268736">
    <w:abstractNumId w:val="53"/>
  </w:num>
  <w:num w:numId="33" w16cid:durableId="1573471603">
    <w:abstractNumId w:val="37"/>
  </w:num>
  <w:num w:numId="34" w16cid:durableId="323507114">
    <w:abstractNumId w:val="41"/>
  </w:num>
  <w:num w:numId="35" w16cid:durableId="1521702568">
    <w:abstractNumId w:val="34"/>
  </w:num>
  <w:num w:numId="36" w16cid:durableId="28071076">
    <w:abstractNumId w:val="45"/>
  </w:num>
  <w:num w:numId="37" w16cid:durableId="1115099377">
    <w:abstractNumId w:val="26"/>
  </w:num>
  <w:num w:numId="38" w16cid:durableId="478886697">
    <w:abstractNumId w:val="25"/>
  </w:num>
  <w:num w:numId="39" w16cid:durableId="1978101100">
    <w:abstractNumId w:val="7"/>
  </w:num>
  <w:num w:numId="40" w16cid:durableId="1575892434">
    <w:abstractNumId w:val="48"/>
  </w:num>
  <w:num w:numId="41" w16cid:durableId="516232689">
    <w:abstractNumId w:val="55"/>
  </w:num>
  <w:num w:numId="42" w16cid:durableId="302128212">
    <w:abstractNumId w:val="47"/>
  </w:num>
  <w:num w:numId="43" w16cid:durableId="169683413">
    <w:abstractNumId w:val="1"/>
  </w:num>
  <w:num w:numId="44" w16cid:durableId="479226825">
    <w:abstractNumId w:val="31"/>
  </w:num>
  <w:num w:numId="45" w16cid:durableId="1643651731">
    <w:abstractNumId w:val="12"/>
  </w:num>
  <w:num w:numId="46" w16cid:durableId="200824638">
    <w:abstractNumId w:val="21"/>
  </w:num>
  <w:num w:numId="47" w16cid:durableId="139615086">
    <w:abstractNumId w:val="0"/>
  </w:num>
  <w:num w:numId="48" w16cid:durableId="1099787953">
    <w:abstractNumId w:val="42"/>
  </w:num>
  <w:num w:numId="49" w16cid:durableId="882061435">
    <w:abstractNumId w:val="35"/>
  </w:num>
  <w:num w:numId="50" w16cid:durableId="902527074">
    <w:abstractNumId w:val="16"/>
  </w:num>
  <w:num w:numId="51" w16cid:durableId="2145075767">
    <w:abstractNumId w:val="57"/>
  </w:num>
  <w:num w:numId="52" w16cid:durableId="1085612652">
    <w:abstractNumId w:val="24"/>
  </w:num>
  <w:num w:numId="53" w16cid:durableId="1897889380">
    <w:abstractNumId w:val="9"/>
  </w:num>
  <w:num w:numId="54" w16cid:durableId="1110468041">
    <w:abstractNumId w:val="23"/>
  </w:num>
  <w:num w:numId="55" w16cid:durableId="481314616">
    <w:abstractNumId w:val="51"/>
  </w:num>
  <w:num w:numId="56" w16cid:durableId="518662560">
    <w:abstractNumId w:val="20"/>
  </w:num>
  <w:num w:numId="57" w16cid:durableId="1518695577">
    <w:abstractNumId w:val="8"/>
  </w:num>
  <w:num w:numId="58" w16cid:durableId="2090805890">
    <w:abstractNumId w:val="32"/>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yn Verrinder">
    <w15:presenceInfo w15:providerId="AD" w15:userId="S::01377180@wf.uct.ac.za::a1719bba-b9e0-4dc6-bd87-77494c743e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111"/>
    <w:rsid w:val="00001B36"/>
    <w:rsid w:val="00001CB3"/>
    <w:rsid w:val="00001FDC"/>
    <w:rsid w:val="00004803"/>
    <w:rsid w:val="00005000"/>
    <w:rsid w:val="0000563E"/>
    <w:rsid w:val="00005710"/>
    <w:rsid w:val="000057E6"/>
    <w:rsid w:val="000060A8"/>
    <w:rsid w:val="00006CC7"/>
    <w:rsid w:val="0001087C"/>
    <w:rsid w:val="000130BA"/>
    <w:rsid w:val="000131F5"/>
    <w:rsid w:val="00013234"/>
    <w:rsid w:val="0001435C"/>
    <w:rsid w:val="00014607"/>
    <w:rsid w:val="00014C5F"/>
    <w:rsid w:val="000151B3"/>
    <w:rsid w:val="00015F0A"/>
    <w:rsid w:val="00020856"/>
    <w:rsid w:val="00020EA9"/>
    <w:rsid w:val="00021857"/>
    <w:rsid w:val="0002202E"/>
    <w:rsid w:val="00022300"/>
    <w:rsid w:val="0002259E"/>
    <w:rsid w:val="00022B39"/>
    <w:rsid w:val="000231AF"/>
    <w:rsid w:val="000233EF"/>
    <w:rsid w:val="00023F4A"/>
    <w:rsid w:val="0002494E"/>
    <w:rsid w:val="0002513B"/>
    <w:rsid w:val="000252A5"/>
    <w:rsid w:val="000253F2"/>
    <w:rsid w:val="00026C0F"/>
    <w:rsid w:val="000274EB"/>
    <w:rsid w:val="00030855"/>
    <w:rsid w:val="000318DA"/>
    <w:rsid w:val="000325A5"/>
    <w:rsid w:val="00032B29"/>
    <w:rsid w:val="00033617"/>
    <w:rsid w:val="00033C95"/>
    <w:rsid w:val="00034613"/>
    <w:rsid w:val="000346E3"/>
    <w:rsid w:val="00035372"/>
    <w:rsid w:val="00036545"/>
    <w:rsid w:val="00037A8D"/>
    <w:rsid w:val="00037F77"/>
    <w:rsid w:val="000401C5"/>
    <w:rsid w:val="00040B94"/>
    <w:rsid w:val="00040E2E"/>
    <w:rsid w:val="0004131A"/>
    <w:rsid w:val="000414BF"/>
    <w:rsid w:val="000414E1"/>
    <w:rsid w:val="000425CD"/>
    <w:rsid w:val="000427F0"/>
    <w:rsid w:val="000428DC"/>
    <w:rsid w:val="00043CEE"/>
    <w:rsid w:val="00044531"/>
    <w:rsid w:val="00044FA5"/>
    <w:rsid w:val="00046393"/>
    <w:rsid w:val="00047346"/>
    <w:rsid w:val="0004762E"/>
    <w:rsid w:val="00047A8C"/>
    <w:rsid w:val="00047B19"/>
    <w:rsid w:val="00050D07"/>
    <w:rsid w:val="000510CA"/>
    <w:rsid w:val="000514CE"/>
    <w:rsid w:val="00052057"/>
    <w:rsid w:val="000535EC"/>
    <w:rsid w:val="00053BF4"/>
    <w:rsid w:val="00053C74"/>
    <w:rsid w:val="00054621"/>
    <w:rsid w:val="000547F0"/>
    <w:rsid w:val="00055574"/>
    <w:rsid w:val="00057382"/>
    <w:rsid w:val="00060302"/>
    <w:rsid w:val="00060649"/>
    <w:rsid w:val="00062B89"/>
    <w:rsid w:val="00062BB5"/>
    <w:rsid w:val="000630AF"/>
    <w:rsid w:val="00063774"/>
    <w:rsid w:val="00063AB1"/>
    <w:rsid w:val="00063E9A"/>
    <w:rsid w:val="00064090"/>
    <w:rsid w:val="00066826"/>
    <w:rsid w:val="00067A22"/>
    <w:rsid w:val="00070236"/>
    <w:rsid w:val="000706A7"/>
    <w:rsid w:val="0007128F"/>
    <w:rsid w:val="000712E3"/>
    <w:rsid w:val="000721DD"/>
    <w:rsid w:val="00072580"/>
    <w:rsid w:val="000738EC"/>
    <w:rsid w:val="000740BA"/>
    <w:rsid w:val="00074F89"/>
    <w:rsid w:val="00075C09"/>
    <w:rsid w:val="00075E3E"/>
    <w:rsid w:val="00075F66"/>
    <w:rsid w:val="0008077A"/>
    <w:rsid w:val="000807D4"/>
    <w:rsid w:val="00080E7C"/>
    <w:rsid w:val="00081F41"/>
    <w:rsid w:val="000821F7"/>
    <w:rsid w:val="00083A52"/>
    <w:rsid w:val="0008452F"/>
    <w:rsid w:val="00085D91"/>
    <w:rsid w:val="00086380"/>
    <w:rsid w:val="000869DA"/>
    <w:rsid w:val="0008729D"/>
    <w:rsid w:val="00090B30"/>
    <w:rsid w:val="00091181"/>
    <w:rsid w:val="0009133F"/>
    <w:rsid w:val="0009203F"/>
    <w:rsid w:val="00094019"/>
    <w:rsid w:val="000947AC"/>
    <w:rsid w:val="00094C4E"/>
    <w:rsid w:val="000950AA"/>
    <w:rsid w:val="00095CBD"/>
    <w:rsid w:val="00097D0B"/>
    <w:rsid w:val="000A0B39"/>
    <w:rsid w:val="000A1877"/>
    <w:rsid w:val="000A1D79"/>
    <w:rsid w:val="000A201D"/>
    <w:rsid w:val="000A202C"/>
    <w:rsid w:val="000A22CF"/>
    <w:rsid w:val="000A3570"/>
    <w:rsid w:val="000A424E"/>
    <w:rsid w:val="000A4541"/>
    <w:rsid w:val="000A4B9A"/>
    <w:rsid w:val="000A4F86"/>
    <w:rsid w:val="000A5250"/>
    <w:rsid w:val="000A5F3B"/>
    <w:rsid w:val="000A6099"/>
    <w:rsid w:val="000A63D4"/>
    <w:rsid w:val="000A650A"/>
    <w:rsid w:val="000A651F"/>
    <w:rsid w:val="000A7CA7"/>
    <w:rsid w:val="000B123D"/>
    <w:rsid w:val="000B1938"/>
    <w:rsid w:val="000B1B7B"/>
    <w:rsid w:val="000B2BC6"/>
    <w:rsid w:val="000B2C99"/>
    <w:rsid w:val="000B2CE8"/>
    <w:rsid w:val="000B37A5"/>
    <w:rsid w:val="000B3ED0"/>
    <w:rsid w:val="000B44B9"/>
    <w:rsid w:val="000B4C88"/>
    <w:rsid w:val="000B782E"/>
    <w:rsid w:val="000C00C2"/>
    <w:rsid w:val="000C0373"/>
    <w:rsid w:val="000C0459"/>
    <w:rsid w:val="000C1874"/>
    <w:rsid w:val="000C2670"/>
    <w:rsid w:val="000C2E01"/>
    <w:rsid w:val="000C32D6"/>
    <w:rsid w:val="000C3C58"/>
    <w:rsid w:val="000C4751"/>
    <w:rsid w:val="000C4CC7"/>
    <w:rsid w:val="000C5B62"/>
    <w:rsid w:val="000C5FDD"/>
    <w:rsid w:val="000C67F7"/>
    <w:rsid w:val="000D0416"/>
    <w:rsid w:val="000D0B7F"/>
    <w:rsid w:val="000D108F"/>
    <w:rsid w:val="000D15D6"/>
    <w:rsid w:val="000D1BE1"/>
    <w:rsid w:val="000D31C0"/>
    <w:rsid w:val="000D450F"/>
    <w:rsid w:val="000D4583"/>
    <w:rsid w:val="000D5DC6"/>
    <w:rsid w:val="000D6E0B"/>
    <w:rsid w:val="000D6F3D"/>
    <w:rsid w:val="000D752C"/>
    <w:rsid w:val="000E07F3"/>
    <w:rsid w:val="000E09CF"/>
    <w:rsid w:val="000E1F24"/>
    <w:rsid w:val="000E270B"/>
    <w:rsid w:val="000E2A3E"/>
    <w:rsid w:val="000E3DC7"/>
    <w:rsid w:val="000E46EC"/>
    <w:rsid w:val="000E4B18"/>
    <w:rsid w:val="000E4EA5"/>
    <w:rsid w:val="000E57CC"/>
    <w:rsid w:val="000E5FC7"/>
    <w:rsid w:val="000E6A1E"/>
    <w:rsid w:val="000E6CB1"/>
    <w:rsid w:val="000E715B"/>
    <w:rsid w:val="000E78AF"/>
    <w:rsid w:val="000E7C51"/>
    <w:rsid w:val="000E7D8C"/>
    <w:rsid w:val="000F1D4D"/>
    <w:rsid w:val="000F2F28"/>
    <w:rsid w:val="000F3359"/>
    <w:rsid w:val="000F35AC"/>
    <w:rsid w:val="000F3B6D"/>
    <w:rsid w:val="000F3FE7"/>
    <w:rsid w:val="000F45AB"/>
    <w:rsid w:val="000F610C"/>
    <w:rsid w:val="000F699C"/>
    <w:rsid w:val="000F6BDE"/>
    <w:rsid w:val="000F7207"/>
    <w:rsid w:val="000F75C4"/>
    <w:rsid w:val="00100079"/>
    <w:rsid w:val="001008CA"/>
    <w:rsid w:val="00101345"/>
    <w:rsid w:val="00102B1C"/>
    <w:rsid w:val="001035F7"/>
    <w:rsid w:val="0010365B"/>
    <w:rsid w:val="001037D3"/>
    <w:rsid w:val="00104B3B"/>
    <w:rsid w:val="0010500D"/>
    <w:rsid w:val="00105085"/>
    <w:rsid w:val="00107111"/>
    <w:rsid w:val="0010793D"/>
    <w:rsid w:val="001100FB"/>
    <w:rsid w:val="00110D4F"/>
    <w:rsid w:val="00111091"/>
    <w:rsid w:val="00111962"/>
    <w:rsid w:val="00111EDC"/>
    <w:rsid w:val="001125CA"/>
    <w:rsid w:val="001126B0"/>
    <w:rsid w:val="0011339E"/>
    <w:rsid w:val="001134C5"/>
    <w:rsid w:val="0011352F"/>
    <w:rsid w:val="00113846"/>
    <w:rsid w:val="00113870"/>
    <w:rsid w:val="00114081"/>
    <w:rsid w:val="00114467"/>
    <w:rsid w:val="00114EA3"/>
    <w:rsid w:val="00116067"/>
    <w:rsid w:val="00116993"/>
    <w:rsid w:val="00116D1F"/>
    <w:rsid w:val="001202E3"/>
    <w:rsid w:val="0012186C"/>
    <w:rsid w:val="0012308F"/>
    <w:rsid w:val="00123B36"/>
    <w:rsid w:val="001251F7"/>
    <w:rsid w:val="0012558F"/>
    <w:rsid w:val="0012591D"/>
    <w:rsid w:val="00125CE4"/>
    <w:rsid w:val="00125E81"/>
    <w:rsid w:val="00126CB2"/>
    <w:rsid w:val="0013076F"/>
    <w:rsid w:val="00130EF3"/>
    <w:rsid w:val="00131988"/>
    <w:rsid w:val="00131B1E"/>
    <w:rsid w:val="00131E14"/>
    <w:rsid w:val="00133CF3"/>
    <w:rsid w:val="00134EE0"/>
    <w:rsid w:val="001351F6"/>
    <w:rsid w:val="00135BC2"/>
    <w:rsid w:val="00135D1C"/>
    <w:rsid w:val="0013618D"/>
    <w:rsid w:val="0013669A"/>
    <w:rsid w:val="00136DB1"/>
    <w:rsid w:val="00136DE5"/>
    <w:rsid w:val="00136ED0"/>
    <w:rsid w:val="001378B9"/>
    <w:rsid w:val="00137A50"/>
    <w:rsid w:val="00137DEC"/>
    <w:rsid w:val="00140075"/>
    <w:rsid w:val="00140112"/>
    <w:rsid w:val="00140272"/>
    <w:rsid w:val="00143159"/>
    <w:rsid w:val="001434E7"/>
    <w:rsid w:val="001435BE"/>
    <w:rsid w:val="00143850"/>
    <w:rsid w:val="00144572"/>
    <w:rsid w:val="001451D0"/>
    <w:rsid w:val="00145945"/>
    <w:rsid w:val="00146CE6"/>
    <w:rsid w:val="00147AFE"/>
    <w:rsid w:val="00150509"/>
    <w:rsid w:val="00150574"/>
    <w:rsid w:val="00151592"/>
    <w:rsid w:val="00152E5B"/>
    <w:rsid w:val="00153C4B"/>
    <w:rsid w:val="00153F91"/>
    <w:rsid w:val="00154BFA"/>
    <w:rsid w:val="00154E34"/>
    <w:rsid w:val="00154E96"/>
    <w:rsid w:val="00154FD6"/>
    <w:rsid w:val="001552D9"/>
    <w:rsid w:val="001556BA"/>
    <w:rsid w:val="00155A2F"/>
    <w:rsid w:val="00156637"/>
    <w:rsid w:val="0015683E"/>
    <w:rsid w:val="00156C53"/>
    <w:rsid w:val="001577C7"/>
    <w:rsid w:val="0016041C"/>
    <w:rsid w:val="00161665"/>
    <w:rsid w:val="001620C7"/>
    <w:rsid w:val="00162286"/>
    <w:rsid w:val="001623DD"/>
    <w:rsid w:val="00162BE2"/>
    <w:rsid w:val="00162C63"/>
    <w:rsid w:val="00162C67"/>
    <w:rsid w:val="00163E77"/>
    <w:rsid w:val="00164736"/>
    <w:rsid w:val="00164800"/>
    <w:rsid w:val="001668D6"/>
    <w:rsid w:val="00166CE1"/>
    <w:rsid w:val="00166E3C"/>
    <w:rsid w:val="00167B84"/>
    <w:rsid w:val="001705DD"/>
    <w:rsid w:val="0017194B"/>
    <w:rsid w:val="001725AB"/>
    <w:rsid w:val="0017313E"/>
    <w:rsid w:val="00173241"/>
    <w:rsid w:val="0017384D"/>
    <w:rsid w:val="0017606A"/>
    <w:rsid w:val="00176E9E"/>
    <w:rsid w:val="00177368"/>
    <w:rsid w:val="001776F1"/>
    <w:rsid w:val="00180583"/>
    <w:rsid w:val="0018087F"/>
    <w:rsid w:val="00181D82"/>
    <w:rsid w:val="00181D87"/>
    <w:rsid w:val="001838BD"/>
    <w:rsid w:val="0018423B"/>
    <w:rsid w:val="001846F7"/>
    <w:rsid w:val="001871C2"/>
    <w:rsid w:val="001877F1"/>
    <w:rsid w:val="001901A7"/>
    <w:rsid w:val="00191863"/>
    <w:rsid w:val="001937A0"/>
    <w:rsid w:val="001937F4"/>
    <w:rsid w:val="00193944"/>
    <w:rsid w:val="001945D8"/>
    <w:rsid w:val="00194B0A"/>
    <w:rsid w:val="00195555"/>
    <w:rsid w:val="001956B7"/>
    <w:rsid w:val="00196E32"/>
    <w:rsid w:val="00197181"/>
    <w:rsid w:val="001A022F"/>
    <w:rsid w:val="001A07D5"/>
    <w:rsid w:val="001A1D3D"/>
    <w:rsid w:val="001A1F93"/>
    <w:rsid w:val="001A253C"/>
    <w:rsid w:val="001A40B1"/>
    <w:rsid w:val="001A4A52"/>
    <w:rsid w:val="001A5888"/>
    <w:rsid w:val="001A5AAD"/>
    <w:rsid w:val="001A6642"/>
    <w:rsid w:val="001A6E92"/>
    <w:rsid w:val="001A71C7"/>
    <w:rsid w:val="001A7C4C"/>
    <w:rsid w:val="001A7CD7"/>
    <w:rsid w:val="001B04FF"/>
    <w:rsid w:val="001B0680"/>
    <w:rsid w:val="001B0870"/>
    <w:rsid w:val="001B21E4"/>
    <w:rsid w:val="001B28A8"/>
    <w:rsid w:val="001B39E5"/>
    <w:rsid w:val="001B3D4D"/>
    <w:rsid w:val="001B43E1"/>
    <w:rsid w:val="001B496A"/>
    <w:rsid w:val="001B64A1"/>
    <w:rsid w:val="001B6663"/>
    <w:rsid w:val="001B6682"/>
    <w:rsid w:val="001B6A59"/>
    <w:rsid w:val="001B6ACC"/>
    <w:rsid w:val="001B6F51"/>
    <w:rsid w:val="001B6FA6"/>
    <w:rsid w:val="001C0288"/>
    <w:rsid w:val="001C1822"/>
    <w:rsid w:val="001C19DC"/>
    <w:rsid w:val="001C1B47"/>
    <w:rsid w:val="001C2CA4"/>
    <w:rsid w:val="001C44AD"/>
    <w:rsid w:val="001C4933"/>
    <w:rsid w:val="001C4A10"/>
    <w:rsid w:val="001C4DCD"/>
    <w:rsid w:val="001C7E83"/>
    <w:rsid w:val="001C96A8"/>
    <w:rsid w:val="001D089C"/>
    <w:rsid w:val="001D1467"/>
    <w:rsid w:val="001D1AD9"/>
    <w:rsid w:val="001D1EA5"/>
    <w:rsid w:val="001D2150"/>
    <w:rsid w:val="001D2298"/>
    <w:rsid w:val="001D283B"/>
    <w:rsid w:val="001D295B"/>
    <w:rsid w:val="001D2FE4"/>
    <w:rsid w:val="001D3059"/>
    <w:rsid w:val="001D32E0"/>
    <w:rsid w:val="001D33DD"/>
    <w:rsid w:val="001D353B"/>
    <w:rsid w:val="001D3ED4"/>
    <w:rsid w:val="001D5062"/>
    <w:rsid w:val="001D7877"/>
    <w:rsid w:val="001D7C96"/>
    <w:rsid w:val="001E0615"/>
    <w:rsid w:val="001E0E6F"/>
    <w:rsid w:val="001E1F79"/>
    <w:rsid w:val="001E209D"/>
    <w:rsid w:val="001E34CC"/>
    <w:rsid w:val="001E36E8"/>
    <w:rsid w:val="001E394C"/>
    <w:rsid w:val="001E3CB6"/>
    <w:rsid w:val="001E3EA2"/>
    <w:rsid w:val="001E4C23"/>
    <w:rsid w:val="001E519A"/>
    <w:rsid w:val="001E5A70"/>
    <w:rsid w:val="001E6243"/>
    <w:rsid w:val="001E678D"/>
    <w:rsid w:val="001E69A0"/>
    <w:rsid w:val="001E700C"/>
    <w:rsid w:val="001E78B2"/>
    <w:rsid w:val="001F0599"/>
    <w:rsid w:val="001F1DC8"/>
    <w:rsid w:val="001F1FB3"/>
    <w:rsid w:val="001F31EB"/>
    <w:rsid w:val="001F3623"/>
    <w:rsid w:val="001F4286"/>
    <w:rsid w:val="001F4CF4"/>
    <w:rsid w:val="001F4EA8"/>
    <w:rsid w:val="001F5057"/>
    <w:rsid w:val="001F55BF"/>
    <w:rsid w:val="001F561C"/>
    <w:rsid w:val="001F5B4C"/>
    <w:rsid w:val="001F60A8"/>
    <w:rsid w:val="001F6BD7"/>
    <w:rsid w:val="001F7833"/>
    <w:rsid w:val="0020025B"/>
    <w:rsid w:val="00201063"/>
    <w:rsid w:val="00201B7E"/>
    <w:rsid w:val="00201D4B"/>
    <w:rsid w:val="002023F2"/>
    <w:rsid w:val="0020265A"/>
    <w:rsid w:val="00203399"/>
    <w:rsid w:val="00203C71"/>
    <w:rsid w:val="0020426F"/>
    <w:rsid w:val="002046ED"/>
    <w:rsid w:val="00205718"/>
    <w:rsid w:val="00205E02"/>
    <w:rsid w:val="00206CE2"/>
    <w:rsid w:val="00207247"/>
    <w:rsid w:val="0020743D"/>
    <w:rsid w:val="0020759E"/>
    <w:rsid w:val="002078C9"/>
    <w:rsid w:val="002105FC"/>
    <w:rsid w:val="0021287F"/>
    <w:rsid w:val="002134DF"/>
    <w:rsid w:val="0021366F"/>
    <w:rsid w:val="00213DE3"/>
    <w:rsid w:val="00214009"/>
    <w:rsid w:val="002141B0"/>
    <w:rsid w:val="002145C6"/>
    <w:rsid w:val="002146CF"/>
    <w:rsid w:val="00214927"/>
    <w:rsid w:val="00214B97"/>
    <w:rsid w:val="00215990"/>
    <w:rsid w:val="00216146"/>
    <w:rsid w:val="00216CCB"/>
    <w:rsid w:val="00217118"/>
    <w:rsid w:val="0021799B"/>
    <w:rsid w:val="002207EF"/>
    <w:rsid w:val="0022080E"/>
    <w:rsid w:val="00220B25"/>
    <w:rsid w:val="00221665"/>
    <w:rsid w:val="00224203"/>
    <w:rsid w:val="0022446B"/>
    <w:rsid w:val="002247EB"/>
    <w:rsid w:val="002247F3"/>
    <w:rsid w:val="002253E0"/>
    <w:rsid w:val="00225503"/>
    <w:rsid w:val="00225957"/>
    <w:rsid w:val="00226361"/>
    <w:rsid w:val="00226A12"/>
    <w:rsid w:val="00226CF6"/>
    <w:rsid w:val="00230ECF"/>
    <w:rsid w:val="0023106B"/>
    <w:rsid w:val="00231B9D"/>
    <w:rsid w:val="002323A7"/>
    <w:rsid w:val="00232AF5"/>
    <w:rsid w:val="00232BFA"/>
    <w:rsid w:val="00234132"/>
    <w:rsid w:val="002342E2"/>
    <w:rsid w:val="00234742"/>
    <w:rsid w:val="002349ED"/>
    <w:rsid w:val="00235AE5"/>
    <w:rsid w:val="00236408"/>
    <w:rsid w:val="00236B34"/>
    <w:rsid w:val="0023744A"/>
    <w:rsid w:val="00242395"/>
    <w:rsid w:val="00242C57"/>
    <w:rsid w:val="00242F06"/>
    <w:rsid w:val="0024360A"/>
    <w:rsid w:val="00243A8C"/>
    <w:rsid w:val="00243E3C"/>
    <w:rsid w:val="0024479C"/>
    <w:rsid w:val="0024555D"/>
    <w:rsid w:val="00245852"/>
    <w:rsid w:val="00245FF4"/>
    <w:rsid w:val="00246CD9"/>
    <w:rsid w:val="002503F1"/>
    <w:rsid w:val="00250521"/>
    <w:rsid w:val="002544F2"/>
    <w:rsid w:val="00254C54"/>
    <w:rsid w:val="00254FED"/>
    <w:rsid w:val="00255FDE"/>
    <w:rsid w:val="0025727C"/>
    <w:rsid w:val="00257CB4"/>
    <w:rsid w:val="002602CC"/>
    <w:rsid w:val="00260648"/>
    <w:rsid w:val="002608E9"/>
    <w:rsid w:val="00260AA8"/>
    <w:rsid w:val="00260E5A"/>
    <w:rsid w:val="00261998"/>
    <w:rsid w:val="00261CE0"/>
    <w:rsid w:val="002621A7"/>
    <w:rsid w:val="00262ECF"/>
    <w:rsid w:val="00262F5E"/>
    <w:rsid w:val="002648A1"/>
    <w:rsid w:val="00264C01"/>
    <w:rsid w:val="00264FDA"/>
    <w:rsid w:val="00265485"/>
    <w:rsid w:val="00265C6C"/>
    <w:rsid w:val="00265FBB"/>
    <w:rsid w:val="002665B6"/>
    <w:rsid w:val="00266720"/>
    <w:rsid w:val="002678F2"/>
    <w:rsid w:val="00267E24"/>
    <w:rsid w:val="00271841"/>
    <w:rsid w:val="0027188A"/>
    <w:rsid w:val="002723BC"/>
    <w:rsid w:val="0027391A"/>
    <w:rsid w:val="00273D50"/>
    <w:rsid w:val="00273F15"/>
    <w:rsid w:val="00274467"/>
    <w:rsid w:val="00274E1F"/>
    <w:rsid w:val="002753B8"/>
    <w:rsid w:val="00276982"/>
    <w:rsid w:val="00276AD8"/>
    <w:rsid w:val="0027747B"/>
    <w:rsid w:val="002811F4"/>
    <w:rsid w:val="00281D50"/>
    <w:rsid w:val="00281ED5"/>
    <w:rsid w:val="00281F51"/>
    <w:rsid w:val="00282BB2"/>
    <w:rsid w:val="00283003"/>
    <w:rsid w:val="00284125"/>
    <w:rsid w:val="002856B1"/>
    <w:rsid w:val="00285FFE"/>
    <w:rsid w:val="002874A9"/>
    <w:rsid w:val="00290657"/>
    <w:rsid w:val="00290BCC"/>
    <w:rsid w:val="00291005"/>
    <w:rsid w:val="002912FD"/>
    <w:rsid w:val="00291B64"/>
    <w:rsid w:val="00291C95"/>
    <w:rsid w:val="002921C6"/>
    <w:rsid w:val="00293267"/>
    <w:rsid w:val="00293810"/>
    <w:rsid w:val="00293BE3"/>
    <w:rsid w:val="00294A34"/>
    <w:rsid w:val="00295264"/>
    <w:rsid w:val="0029666E"/>
    <w:rsid w:val="00297354"/>
    <w:rsid w:val="00297A05"/>
    <w:rsid w:val="002A0D51"/>
    <w:rsid w:val="002A0F5A"/>
    <w:rsid w:val="002A1469"/>
    <w:rsid w:val="002A220C"/>
    <w:rsid w:val="002A2A51"/>
    <w:rsid w:val="002A32A7"/>
    <w:rsid w:val="002A367C"/>
    <w:rsid w:val="002A36D6"/>
    <w:rsid w:val="002A46FB"/>
    <w:rsid w:val="002A4C81"/>
    <w:rsid w:val="002A699C"/>
    <w:rsid w:val="002A6CE3"/>
    <w:rsid w:val="002B1966"/>
    <w:rsid w:val="002B234D"/>
    <w:rsid w:val="002B32DB"/>
    <w:rsid w:val="002B32E7"/>
    <w:rsid w:val="002B41C2"/>
    <w:rsid w:val="002B4397"/>
    <w:rsid w:val="002B4B33"/>
    <w:rsid w:val="002B4C5C"/>
    <w:rsid w:val="002B4D3D"/>
    <w:rsid w:val="002B5430"/>
    <w:rsid w:val="002B5D67"/>
    <w:rsid w:val="002B65E9"/>
    <w:rsid w:val="002B6886"/>
    <w:rsid w:val="002B6BAB"/>
    <w:rsid w:val="002B721D"/>
    <w:rsid w:val="002B7706"/>
    <w:rsid w:val="002B7741"/>
    <w:rsid w:val="002B7B67"/>
    <w:rsid w:val="002B7F77"/>
    <w:rsid w:val="002C0F73"/>
    <w:rsid w:val="002C2042"/>
    <w:rsid w:val="002C2A81"/>
    <w:rsid w:val="002C2DB6"/>
    <w:rsid w:val="002C540C"/>
    <w:rsid w:val="002C5761"/>
    <w:rsid w:val="002C5A0F"/>
    <w:rsid w:val="002C5A77"/>
    <w:rsid w:val="002C69B1"/>
    <w:rsid w:val="002C74C9"/>
    <w:rsid w:val="002C783D"/>
    <w:rsid w:val="002C7DAC"/>
    <w:rsid w:val="002D0090"/>
    <w:rsid w:val="002D0F53"/>
    <w:rsid w:val="002D0FA1"/>
    <w:rsid w:val="002D15C0"/>
    <w:rsid w:val="002D257D"/>
    <w:rsid w:val="002D25C7"/>
    <w:rsid w:val="002D2632"/>
    <w:rsid w:val="002D2C9B"/>
    <w:rsid w:val="002D36CD"/>
    <w:rsid w:val="002D4299"/>
    <w:rsid w:val="002D4C92"/>
    <w:rsid w:val="002D557F"/>
    <w:rsid w:val="002D5F4E"/>
    <w:rsid w:val="002D6345"/>
    <w:rsid w:val="002D74E0"/>
    <w:rsid w:val="002E1062"/>
    <w:rsid w:val="002E16FC"/>
    <w:rsid w:val="002E2099"/>
    <w:rsid w:val="002E28A4"/>
    <w:rsid w:val="002E293E"/>
    <w:rsid w:val="002E2E01"/>
    <w:rsid w:val="002E33F5"/>
    <w:rsid w:val="002E3763"/>
    <w:rsid w:val="002E3F08"/>
    <w:rsid w:val="002E46E2"/>
    <w:rsid w:val="002E47F4"/>
    <w:rsid w:val="002E4CEB"/>
    <w:rsid w:val="002E50B6"/>
    <w:rsid w:val="002E5CC0"/>
    <w:rsid w:val="002E5FEF"/>
    <w:rsid w:val="002E709F"/>
    <w:rsid w:val="002E7CCA"/>
    <w:rsid w:val="002E7D78"/>
    <w:rsid w:val="002F11ED"/>
    <w:rsid w:val="002F1569"/>
    <w:rsid w:val="002F245E"/>
    <w:rsid w:val="002F282B"/>
    <w:rsid w:val="002F2C8E"/>
    <w:rsid w:val="002F310F"/>
    <w:rsid w:val="002F3711"/>
    <w:rsid w:val="002F57AC"/>
    <w:rsid w:val="002F6352"/>
    <w:rsid w:val="002F7039"/>
    <w:rsid w:val="002F7266"/>
    <w:rsid w:val="00300872"/>
    <w:rsid w:val="003013E6"/>
    <w:rsid w:val="0030185D"/>
    <w:rsid w:val="003019FB"/>
    <w:rsid w:val="0030354B"/>
    <w:rsid w:val="00303A27"/>
    <w:rsid w:val="00303DBB"/>
    <w:rsid w:val="0030446C"/>
    <w:rsid w:val="00304BF1"/>
    <w:rsid w:val="00304D82"/>
    <w:rsid w:val="003052DE"/>
    <w:rsid w:val="00306258"/>
    <w:rsid w:val="00310453"/>
    <w:rsid w:val="0031069E"/>
    <w:rsid w:val="0031156D"/>
    <w:rsid w:val="00311E4B"/>
    <w:rsid w:val="003121EC"/>
    <w:rsid w:val="0031330A"/>
    <w:rsid w:val="0031417F"/>
    <w:rsid w:val="0031438A"/>
    <w:rsid w:val="003145A1"/>
    <w:rsid w:val="0031473D"/>
    <w:rsid w:val="00314AB0"/>
    <w:rsid w:val="00314D4B"/>
    <w:rsid w:val="00315100"/>
    <w:rsid w:val="00315457"/>
    <w:rsid w:val="003157CE"/>
    <w:rsid w:val="0031605F"/>
    <w:rsid w:val="00316BB6"/>
    <w:rsid w:val="00317310"/>
    <w:rsid w:val="003179AA"/>
    <w:rsid w:val="00320D58"/>
    <w:rsid w:val="00320FC7"/>
    <w:rsid w:val="00321746"/>
    <w:rsid w:val="003217FE"/>
    <w:rsid w:val="003227D4"/>
    <w:rsid w:val="0032280E"/>
    <w:rsid w:val="00323F95"/>
    <w:rsid w:val="00324E65"/>
    <w:rsid w:val="00325D90"/>
    <w:rsid w:val="003264A5"/>
    <w:rsid w:val="00326FF7"/>
    <w:rsid w:val="00327351"/>
    <w:rsid w:val="00327DA6"/>
    <w:rsid w:val="00327EE9"/>
    <w:rsid w:val="00330706"/>
    <w:rsid w:val="00330D12"/>
    <w:rsid w:val="003311B3"/>
    <w:rsid w:val="003320CC"/>
    <w:rsid w:val="003324AC"/>
    <w:rsid w:val="00332BF1"/>
    <w:rsid w:val="0033316F"/>
    <w:rsid w:val="00334835"/>
    <w:rsid w:val="00335E26"/>
    <w:rsid w:val="003362AC"/>
    <w:rsid w:val="00336A55"/>
    <w:rsid w:val="003402E2"/>
    <w:rsid w:val="003405C6"/>
    <w:rsid w:val="0034094B"/>
    <w:rsid w:val="00340B6E"/>
    <w:rsid w:val="00341DE1"/>
    <w:rsid w:val="0034377B"/>
    <w:rsid w:val="00343DD2"/>
    <w:rsid w:val="0034436B"/>
    <w:rsid w:val="00344A15"/>
    <w:rsid w:val="003453DD"/>
    <w:rsid w:val="003507A1"/>
    <w:rsid w:val="00351AC1"/>
    <w:rsid w:val="00352268"/>
    <w:rsid w:val="00352C82"/>
    <w:rsid w:val="00352CAC"/>
    <w:rsid w:val="0035330E"/>
    <w:rsid w:val="00354862"/>
    <w:rsid w:val="00354DA6"/>
    <w:rsid w:val="003554B5"/>
    <w:rsid w:val="00355501"/>
    <w:rsid w:val="0035625F"/>
    <w:rsid w:val="0035648C"/>
    <w:rsid w:val="003564E7"/>
    <w:rsid w:val="00356F58"/>
    <w:rsid w:val="003573DB"/>
    <w:rsid w:val="0035744B"/>
    <w:rsid w:val="00357D74"/>
    <w:rsid w:val="00361841"/>
    <w:rsid w:val="00361F30"/>
    <w:rsid w:val="003623CA"/>
    <w:rsid w:val="0036257C"/>
    <w:rsid w:val="00362DEA"/>
    <w:rsid w:val="00363986"/>
    <w:rsid w:val="00363D77"/>
    <w:rsid w:val="00364C58"/>
    <w:rsid w:val="00364FDD"/>
    <w:rsid w:val="00366912"/>
    <w:rsid w:val="00366EA6"/>
    <w:rsid w:val="003671B0"/>
    <w:rsid w:val="003676B9"/>
    <w:rsid w:val="003676DA"/>
    <w:rsid w:val="003713C1"/>
    <w:rsid w:val="00371CF0"/>
    <w:rsid w:val="00371D46"/>
    <w:rsid w:val="00372613"/>
    <w:rsid w:val="00374426"/>
    <w:rsid w:val="00374802"/>
    <w:rsid w:val="00375056"/>
    <w:rsid w:val="003756D9"/>
    <w:rsid w:val="00375EF8"/>
    <w:rsid w:val="0037632E"/>
    <w:rsid w:val="003764D6"/>
    <w:rsid w:val="00376A4F"/>
    <w:rsid w:val="00376DD9"/>
    <w:rsid w:val="00377E72"/>
    <w:rsid w:val="00377F37"/>
    <w:rsid w:val="00380A7B"/>
    <w:rsid w:val="00380C1E"/>
    <w:rsid w:val="00380D4A"/>
    <w:rsid w:val="0038134D"/>
    <w:rsid w:val="00381C50"/>
    <w:rsid w:val="00381F37"/>
    <w:rsid w:val="003827C7"/>
    <w:rsid w:val="00383196"/>
    <w:rsid w:val="00383A69"/>
    <w:rsid w:val="00383FFE"/>
    <w:rsid w:val="00384377"/>
    <w:rsid w:val="00385070"/>
    <w:rsid w:val="00385101"/>
    <w:rsid w:val="00385576"/>
    <w:rsid w:val="0039040E"/>
    <w:rsid w:val="00391266"/>
    <w:rsid w:val="003914D9"/>
    <w:rsid w:val="00391DF7"/>
    <w:rsid w:val="00392BC1"/>
    <w:rsid w:val="00392EA3"/>
    <w:rsid w:val="00393A13"/>
    <w:rsid w:val="00393AC4"/>
    <w:rsid w:val="00393DC8"/>
    <w:rsid w:val="003949AF"/>
    <w:rsid w:val="003958F8"/>
    <w:rsid w:val="003964F5"/>
    <w:rsid w:val="003969E5"/>
    <w:rsid w:val="0039724C"/>
    <w:rsid w:val="003A0A26"/>
    <w:rsid w:val="003A176F"/>
    <w:rsid w:val="003A2729"/>
    <w:rsid w:val="003A2947"/>
    <w:rsid w:val="003A31EE"/>
    <w:rsid w:val="003A3F65"/>
    <w:rsid w:val="003A43C2"/>
    <w:rsid w:val="003A4A8E"/>
    <w:rsid w:val="003A4C01"/>
    <w:rsid w:val="003A57AF"/>
    <w:rsid w:val="003A5AC0"/>
    <w:rsid w:val="003A62D3"/>
    <w:rsid w:val="003A6AA5"/>
    <w:rsid w:val="003A6ED1"/>
    <w:rsid w:val="003A70ED"/>
    <w:rsid w:val="003A7247"/>
    <w:rsid w:val="003A76F4"/>
    <w:rsid w:val="003B0D6C"/>
    <w:rsid w:val="003B0FE1"/>
    <w:rsid w:val="003B23DD"/>
    <w:rsid w:val="003B2558"/>
    <w:rsid w:val="003B2F60"/>
    <w:rsid w:val="003B31EA"/>
    <w:rsid w:val="003B50D7"/>
    <w:rsid w:val="003B526B"/>
    <w:rsid w:val="003B604B"/>
    <w:rsid w:val="003B6EBF"/>
    <w:rsid w:val="003B7605"/>
    <w:rsid w:val="003B7EDF"/>
    <w:rsid w:val="003C0762"/>
    <w:rsid w:val="003C0FEB"/>
    <w:rsid w:val="003C0FFC"/>
    <w:rsid w:val="003C1E1F"/>
    <w:rsid w:val="003C2CFF"/>
    <w:rsid w:val="003C34EB"/>
    <w:rsid w:val="003C3E13"/>
    <w:rsid w:val="003C4585"/>
    <w:rsid w:val="003C489C"/>
    <w:rsid w:val="003C4F80"/>
    <w:rsid w:val="003C50CA"/>
    <w:rsid w:val="003C51BF"/>
    <w:rsid w:val="003C52E2"/>
    <w:rsid w:val="003C52FE"/>
    <w:rsid w:val="003C58A2"/>
    <w:rsid w:val="003D0434"/>
    <w:rsid w:val="003D0D6F"/>
    <w:rsid w:val="003D1B66"/>
    <w:rsid w:val="003D1CC1"/>
    <w:rsid w:val="003D2E86"/>
    <w:rsid w:val="003D3A68"/>
    <w:rsid w:val="003D45EB"/>
    <w:rsid w:val="003D46CB"/>
    <w:rsid w:val="003D56BE"/>
    <w:rsid w:val="003D57AB"/>
    <w:rsid w:val="003D5899"/>
    <w:rsid w:val="003D59B8"/>
    <w:rsid w:val="003D5C6F"/>
    <w:rsid w:val="003D6C97"/>
    <w:rsid w:val="003D70FF"/>
    <w:rsid w:val="003D7607"/>
    <w:rsid w:val="003D7944"/>
    <w:rsid w:val="003E0754"/>
    <w:rsid w:val="003E0808"/>
    <w:rsid w:val="003E1560"/>
    <w:rsid w:val="003E1767"/>
    <w:rsid w:val="003E1C29"/>
    <w:rsid w:val="003E2554"/>
    <w:rsid w:val="003E2A2F"/>
    <w:rsid w:val="003E33AD"/>
    <w:rsid w:val="003E37F0"/>
    <w:rsid w:val="003E38C2"/>
    <w:rsid w:val="003E3C14"/>
    <w:rsid w:val="003E4CC3"/>
    <w:rsid w:val="003E5666"/>
    <w:rsid w:val="003E584A"/>
    <w:rsid w:val="003E6672"/>
    <w:rsid w:val="003E6D1F"/>
    <w:rsid w:val="003E71E2"/>
    <w:rsid w:val="003F04FC"/>
    <w:rsid w:val="003F0F1A"/>
    <w:rsid w:val="003F127E"/>
    <w:rsid w:val="003F169C"/>
    <w:rsid w:val="003F425D"/>
    <w:rsid w:val="003F45EC"/>
    <w:rsid w:val="003F4C52"/>
    <w:rsid w:val="003F4D17"/>
    <w:rsid w:val="003F52A5"/>
    <w:rsid w:val="003F6089"/>
    <w:rsid w:val="003F63B1"/>
    <w:rsid w:val="003F6EE7"/>
    <w:rsid w:val="00400198"/>
    <w:rsid w:val="00400B8C"/>
    <w:rsid w:val="00400FFB"/>
    <w:rsid w:val="004011DB"/>
    <w:rsid w:val="004019B8"/>
    <w:rsid w:val="00403429"/>
    <w:rsid w:val="00403830"/>
    <w:rsid w:val="00404115"/>
    <w:rsid w:val="0040481B"/>
    <w:rsid w:val="00404A72"/>
    <w:rsid w:val="00405641"/>
    <w:rsid w:val="00406A56"/>
    <w:rsid w:val="00407704"/>
    <w:rsid w:val="0040771F"/>
    <w:rsid w:val="0041067E"/>
    <w:rsid w:val="004116CD"/>
    <w:rsid w:val="0041216A"/>
    <w:rsid w:val="00412483"/>
    <w:rsid w:val="00412AC9"/>
    <w:rsid w:val="004135C9"/>
    <w:rsid w:val="00414AA8"/>
    <w:rsid w:val="00415447"/>
    <w:rsid w:val="00416091"/>
    <w:rsid w:val="00416146"/>
    <w:rsid w:val="00416493"/>
    <w:rsid w:val="00416914"/>
    <w:rsid w:val="00416A2A"/>
    <w:rsid w:val="00416B3B"/>
    <w:rsid w:val="00416D08"/>
    <w:rsid w:val="00417064"/>
    <w:rsid w:val="004176C8"/>
    <w:rsid w:val="00421813"/>
    <w:rsid w:val="00422112"/>
    <w:rsid w:val="004222EF"/>
    <w:rsid w:val="004223A7"/>
    <w:rsid w:val="004247BE"/>
    <w:rsid w:val="00425857"/>
    <w:rsid w:val="00425924"/>
    <w:rsid w:val="00425CE5"/>
    <w:rsid w:val="00427B5F"/>
    <w:rsid w:val="004309DA"/>
    <w:rsid w:val="00431309"/>
    <w:rsid w:val="00431725"/>
    <w:rsid w:val="00432691"/>
    <w:rsid w:val="004329CD"/>
    <w:rsid w:val="00433717"/>
    <w:rsid w:val="00433839"/>
    <w:rsid w:val="004338FE"/>
    <w:rsid w:val="0043398E"/>
    <w:rsid w:val="00433A49"/>
    <w:rsid w:val="00433F60"/>
    <w:rsid w:val="0043406D"/>
    <w:rsid w:val="004342E0"/>
    <w:rsid w:val="0043476F"/>
    <w:rsid w:val="00435E7F"/>
    <w:rsid w:val="004367B2"/>
    <w:rsid w:val="00436D05"/>
    <w:rsid w:val="00436FC2"/>
    <w:rsid w:val="00440A1A"/>
    <w:rsid w:val="004425FD"/>
    <w:rsid w:val="004430E7"/>
    <w:rsid w:val="004434CC"/>
    <w:rsid w:val="004445E7"/>
    <w:rsid w:val="004448DE"/>
    <w:rsid w:val="00444FC4"/>
    <w:rsid w:val="004451A3"/>
    <w:rsid w:val="004451B7"/>
    <w:rsid w:val="004464AA"/>
    <w:rsid w:val="00446E41"/>
    <w:rsid w:val="00447981"/>
    <w:rsid w:val="00450768"/>
    <w:rsid w:val="00451AB6"/>
    <w:rsid w:val="00452279"/>
    <w:rsid w:val="00452702"/>
    <w:rsid w:val="00453D6D"/>
    <w:rsid w:val="004540D1"/>
    <w:rsid w:val="00454D3A"/>
    <w:rsid w:val="0045689F"/>
    <w:rsid w:val="004573F7"/>
    <w:rsid w:val="00461813"/>
    <w:rsid w:val="00461A8E"/>
    <w:rsid w:val="00462565"/>
    <w:rsid w:val="00462CE5"/>
    <w:rsid w:val="0046396B"/>
    <w:rsid w:val="00463BA4"/>
    <w:rsid w:val="004648DE"/>
    <w:rsid w:val="004653F2"/>
    <w:rsid w:val="00465450"/>
    <w:rsid w:val="00465B90"/>
    <w:rsid w:val="00466198"/>
    <w:rsid w:val="004661D1"/>
    <w:rsid w:val="004664CA"/>
    <w:rsid w:val="004666A9"/>
    <w:rsid w:val="004668CE"/>
    <w:rsid w:val="00467168"/>
    <w:rsid w:val="0047087D"/>
    <w:rsid w:val="00471851"/>
    <w:rsid w:val="00471B97"/>
    <w:rsid w:val="00471C56"/>
    <w:rsid w:val="004721B3"/>
    <w:rsid w:val="0047293D"/>
    <w:rsid w:val="00473138"/>
    <w:rsid w:val="004744A4"/>
    <w:rsid w:val="00474AC8"/>
    <w:rsid w:val="00475082"/>
    <w:rsid w:val="00475B97"/>
    <w:rsid w:val="00476400"/>
    <w:rsid w:val="004764C2"/>
    <w:rsid w:val="00476702"/>
    <w:rsid w:val="0047687E"/>
    <w:rsid w:val="00476A75"/>
    <w:rsid w:val="00476D9F"/>
    <w:rsid w:val="0047707B"/>
    <w:rsid w:val="00477E66"/>
    <w:rsid w:val="00480020"/>
    <w:rsid w:val="00480C5F"/>
    <w:rsid w:val="00480C89"/>
    <w:rsid w:val="0048172F"/>
    <w:rsid w:val="00482ECC"/>
    <w:rsid w:val="0048374C"/>
    <w:rsid w:val="004837D9"/>
    <w:rsid w:val="00484D37"/>
    <w:rsid w:val="00485339"/>
    <w:rsid w:val="00485554"/>
    <w:rsid w:val="00485E9A"/>
    <w:rsid w:val="004863C8"/>
    <w:rsid w:val="004866C0"/>
    <w:rsid w:val="00487A62"/>
    <w:rsid w:val="00487F51"/>
    <w:rsid w:val="00487F91"/>
    <w:rsid w:val="00491062"/>
    <w:rsid w:val="004910E0"/>
    <w:rsid w:val="00491612"/>
    <w:rsid w:val="0049233B"/>
    <w:rsid w:val="00493232"/>
    <w:rsid w:val="004947BF"/>
    <w:rsid w:val="00494834"/>
    <w:rsid w:val="004949AF"/>
    <w:rsid w:val="0049521E"/>
    <w:rsid w:val="00495F13"/>
    <w:rsid w:val="004964AB"/>
    <w:rsid w:val="004978DC"/>
    <w:rsid w:val="004A0420"/>
    <w:rsid w:val="004A0CC1"/>
    <w:rsid w:val="004A29C4"/>
    <w:rsid w:val="004A3C74"/>
    <w:rsid w:val="004A41A4"/>
    <w:rsid w:val="004A4BD8"/>
    <w:rsid w:val="004A4EA4"/>
    <w:rsid w:val="004A4EB9"/>
    <w:rsid w:val="004A5221"/>
    <w:rsid w:val="004A6DCE"/>
    <w:rsid w:val="004A7D50"/>
    <w:rsid w:val="004B00AD"/>
    <w:rsid w:val="004B0EBB"/>
    <w:rsid w:val="004B1841"/>
    <w:rsid w:val="004B205C"/>
    <w:rsid w:val="004B229D"/>
    <w:rsid w:val="004B2533"/>
    <w:rsid w:val="004B32F8"/>
    <w:rsid w:val="004B4C76"/>
    <w:rsid w:val="004B5006"/>
    <w:rsid w:val="004B580F"/>
    <w:rsid w:val="004B6533"/>
    <w:rsid w:val="004B742B"/>
    <w:rsid w:val="004B7EAE"/>
    <w:rsid w:val="004C07F9"/>
    <w:rsid w:val="004C084D"/>
    <w:rsid w:val="004C08C8"/>
    <w:rsid w:val="004C4840"/>
    <w:rsid w:val="004C64C2"/>
    <w:rsid w:val="004C6B5F"/>
    <w:rsid w:val="004C7A56"/>
    <w:rsid w:val="004D0639"/>
    <w:rsid w:val="004D0D9A"/>
    <w:rsid w:val="004D0E8A"/>
    <w:rsid w:val="004D1965"/>
    <w:rsid w:val="004D24F7"/>
    <w:rsid w:val="004D26AE"/>
    <w:rsid w:val="004D342E"/>
    <w:rsid w:val="004D3604"/>
    <w:rsid w:val="004D5161"/>
    <w:rsid w:val="004D5FE4"/>
    <w:rsid w:val="004D62A8"/>
    <w:rsid w:val="004D6B59"/>
    <w:rsid w:val="004D6C9D"/>
    <w:rsid w:val="004D71F0"/>
    <w:rsid w:val="004DE549"/>
    <w:rsid w:val="004E048F"/>
    <w:rsid w:val="004E1454"/>
    <w:rsid w:val="004E24A4"/>
    <w:rsid w:val="004E2A1E"/>
    <w:rsid w:val="004E44F7"/>
    <w:rsid w:val="004E497C"/>
    <w:rsid w:val="004E4B5A"/>
    <w:rsid w:val="004E53B8"/>
    <w:rsid w:val="004E578C"/>
    <w:rsid w:val="004E58D1"/>
    <w:rsid w:val="004E5B17"/>
    <w:rsid w:val="004E7E6D"/>
    <w:rsid w:val="004F22A1"/>
    <w:rsid w:val="004F299C"/>
    <w:rsid w:val="004F2CF6"/>
    <w:rsid w:val="004F2E30"/>
    <w:rsid w:val="004F3969"/>
    <w:rsid w:val="004F4296"/>
    <w:rsid w:val="004F45FB"/>
    <w:rsid w:val="004F6230"/>
    <w:rsid w:val="004F6E9C"/>
    <w:rsid w:val="004F6FE1"/>
    <w:rsid w:val="004F789D"/>
    <w:rsid w:val="0050009E"/>
    <w:rsid w:val="005008D5"/>
    <w:rsid w:val="00500B5E"/>
    <w:rsid w:val="00501D33"/>
    <w:rsid w:val="00502D4E"/>
    <w:rsid w:val="005041B6"/>
    <w:rsid w:val="005043B0"/>
    <w:rsid w:val="00504624"/>
    <w:rsid w:val="005049C5"/>
    <w:rsid w:val="00505228"/>
    <w:rsid w:val="00505AAA"/>
    <w:rsid w:val="00505DFA"/>
    <w:rsid w:val="00506480"/>
    <w:rsid w:val="00506510"/>
    <w:rsid w:val="0051023E"/>
    <w:rsid w:val="005105F0"/>
    <w:rsid w:val="00510ABA"/>
    <w:rsid w:val="00511260"/>
    <w:rsid w:val="005118F2"/>
    <w:rsid w:val="00512221"/>
    <w:rsid w:val="005129A8"/>
    <w:rsid w:val="00512A96"/>
    <w:rsid w:val="005133E7"/>
    <w:rsid w:val="00514BE5"/>
    <w:rsid w:val="00515266"/>
    <w:rsid w:val="00515D15"/>
    <w:rsid w:val="00515D23"/>
    <w:rsid w:val="0051604D"/>
    <w:rsid w:val="00516338"/>
    <w:rsid w:val="005165A7"/>
    <w:rsid w:val="00517C8E"/>
    <w:rsid w:val="005211EE"/>
    <w:rsid w:val="005215B8"/>
    <w:rsid w:val="005218BE"/>
    <w:rsid w:val="0052230E"/>
    <w:rsid w:val="005228EF"/>
    <w:rsid w:val="00522A33"/>
    <w:rsid w:val="00523CFF"/>
    <w:rsid w:val="0052407D"/>
    <w:rsid w:val="00525AEC"/>
    <w:rsid w:val="00525F60"/>
    <w:rsid w:val="005265D9"/>
    <w:rsid w:val="0052673F"/>
    <w:rsid w:val="005271FD"/>
    <w:rsid w:val="00527C38"/>
    <w:rsid w:val="00530851"/>
    <w:rsid w:val="00530886"/>
    <w:rsid w:val="00530B73"/>
    <w:rsid w:val="00532EA0"/>
    <w:rsid w:val="0053342F"/>
    <w:rsid w:val="005338E7"/>
    <w:rsid w:val="00533D3D"/>
    <w:rsid w:val="00533F64"/>
    <w:rsid w:val="005345F4"/>
    <w:rsid w:val="00534766"/>
    <w:rsid w:val="00534AF6"/>
    <w:rsid w:val="00534D6A"/>
    <w:rsid w:val="00535AAB"/>
    <w:rsid w:val="00536B46"/>
    <w:rsid w:val="00536BD7"/>
    <w:rsid w:val="00537A7D"/>
    <w:rsid w:val="00540127"/>
    <w:rsid w:val="0054138F"/>
    <w:rsid w:val="0054174D"/>
    <w:rsid w:val="005419F8"/>
    <w:rsid w:val="005422B7"/>
    <w:rsid w:val="00542FAC"/>
    <w:rsid w:val="00543F07"/>
    <w:rsid w:val="005440BE"/>
    <w:rsid w:val="00544613"/>
    <w:rsid w:val="00544AE1"/>
    <w:rsid w:val="00544C3D"/>
    <w:rsid w:val="00546CE7"/>
    <w:rsid w:val="00550121"/>
    <w:rsid w:val="00550C9C"/>
    <w:rsid w:val="00551B22"/>
    <w:rsid w:val="005524C8"/>
    <w:rsid w:val="00553959"/>
    <w:rsid w:val="00553BD7"/>
    <w:rsid w:val="00553FCB"/>
    <w:rsid w:val="0055535A"/>
    <w:rsid w:val="00556F19"/>
    <w:rsid w:val="00557251"/>
    <w:rsid w:val="00557575"/>
    <w:rsid w:val="00557D59"/>
    <w:rsid w:val="00560667"/>
    <w:rsid w:val="00560FE6"/>
    <w:rsid w:val="0056108A"/>
    <w:rsid w:val="00561895"/>
    <w:rsid w:val="00562953"/>
    <w:rsid w:val="00563408"/>
    <w:rsid w:val="00564F9D"/>
    <w:rsid w:val="00564FCE"/>
    <w:rsid w:val="005650B7"/>
    <w:rsid w:val="0056523A"/>
    <w:rsid w:val="005653AF"/>
    <w:rsid w:val="00566697"/>
    <w:rsid w:val="005675F0"/>
    <w:rsid w:val="00567D97"/>
    <w:rsid w:val="005700F8"/>
    <w:rsid w:val="005739C7"/>
    <w:rsid w:val="0057418A"/>
    <w:rsid w:val="0057540A"/>
    <w:rsid w:val="00576938"/>
    <w:rsid w:val="00577A4A"/>
    <w:rsid w:val="005815B6"/>
    <w:rsid w:val="0058336D"/>
    <w:rsid w:val="00583570"/>
    <w:rsid w:val="0058362D"/>
    <w:rsid w:val="00583CAD"/>
    <w:rsid w:val="00584DEB"/>
    <w:rsid w:val="005869CC"/>
    <w:rsid w:val="00586AB6"/>
    <w:rsid w:val="00587C47"/>
    <w:rsid w:val="00587CC3"/>
    <w:rsid w:val="00587E90"/>
    <w:rsid w:val="00590150"/>
    <w:rsid w:val="00590927"/>
    <w:rsid w:val="005913BB"/>
    <w:rsid w:val="0059167A"/>
    <w:rsid w:val="0059178B"/>
    <w:rsid w:val="00591D0B"/>
    <w:rsid w:val="005942D9"/>
    <w:rsid w:val="0059460F"/>
    <w:rsid w:val="0059481B"/>
    <w:rsid w:val="00594ACD"/>
    <w:rsid w:val="00595779"/>
    <w:rsid w:val="00595A14"/>
    <w:rsid w:val="00596D49"/>
    <w:rsid w:val="0059759E"/>
    <w:rsid w:val="005975D4"/>
    <w:rsid w:val="00597D9E"/>
    <w:rsid w:val="005A0155"/>
    <w:rsid w:val="005A01D4"/>
    <w:rsid w:val="005A0706"/>
    <w:rsid w:val="005A0B81"/>
    <w:rsid w:val="005A1626"/>
    <w:rsid w:val="005A31F5"/>
    <w:rsid w:val="005A35CD"/>
    <w:rsid w:val="005A4DC2"/>
    <w:rsid w:val="005A5107"/>
    <w:rsid w:val="005A5321"/>
    <w:rsid w:val="005A574D"/>
    <w:rsid w:val="005A5ACB"/>
    <w:rsid w:val="005A73E2"/>
    <w:rsid w:val="005B0148"/>
    <w:rsid w:val="005B063D"/>
    <w:rsid w:val="005B1284"/>
    <w:rsid w:val="005B1754"/>
    <w:rsid w:val="005B17BC"/>
    <w:rsid w:val="005B2CAB"/>
    <w:rsid w:val="005B3457"/>
    <w:rsid w:val="005B3A09"/>
    <w:rsid w:val="005B4822"/>
    <w:rsid w:val="005B484E"/>
    <w:rsid w:val="005B4C63"/>
    <w:rsid w:val="005B4FA7"/>
    <w:rsid w:val="005B5253"/>
    <w:rsid w:val="005B64AA"/>
    <w:rsid w:val="005B6613"/>
    <w:rsid w:val="005B6E08"/>
    <w:rsid w:val="005B7D5A"/>
    <w:rsid w:val="005C04C5"/>
    <w:rsid w:val="005C0566"/>
    <w:rsid w:val="005C062D"/>
    <w:rsid w:val="005C0CA0"/>
    <w:rsid w:val="005C0CC6"/>
    <w:rsid w:val="005C26B4"/>
    <w:rsid w:val="005C328E"/>
    <w:rsid w:val="005C32A8"/>
    <w:rsid w:val="005C40AC"/>
    <w:rsid w:val="005C415E"/>
    <w:rsid w:val="005C4475"/>
    <w:rsid w:val="005C55AA"/>
    <w:rsid w:val="005C6AF3"/>
    <w:rsid w:val="005C71CA"/>
    <w:rsid w:val="005C75FA"/>
    <w:rsid w:val="005D0227"/>
    <w:rsid w:val="005D09B6"/>
    <w:rsid w:val="005D178C"/>
    <w:rsid w:val="005D1957"/>
    <w:rsid w:val="005D21BE"/>
    <w:rsid w:val="005D34B0"/>
    <w:rsid w:val="005D4C9C"/>
    <w:rsid w:val="005D6077"/>
    <w:rsid w:val="005D6E26"/>
    <w:rsid w:val="005D7306"/>
    <w:rsid w:val="005D7345"/>
    <w:rsid w:val="005D7DA1"/>
    <w:rsid w:val="005E0011"/>
    <w:rsid w:val="005E05CD"/>
    <w:rsid w:val="005E1208"/>
    <w:rsid w:val="005E1269"/>
    <w:rsid w:val="005E264B"/>
    <w:rsid w:val="005E26DF"/>
    <w:rsid w:val="005E2D78"/>
    <w:rsid w:val="005E3500"/>
    <w:rsid w:val="005E5679"/>
    <w:rsid w:val="005E606F"/>
    <w:rsid w:val="005E659F"/>
    <w:rsid w:val="005E6817"/>
    <w:rsid w:val="005E6EFB"/>
    <w:rsid w:val="005E7187"/>
    <w:rsid w:val="005F0798"/>
    <w:rsid w:val="005F09D8"/>
    <w:rsid w:val="005F0C2F"/>
    <w:rsid w:val="005F185F"/>
    <w:rsid w:val="005F2198"/>
    <w:rsid w:val="005F26F4"/>
    <w:rsid w:val="005F2A26"/>
    <w:rsid w:val="005F2E4C"/>
    <w:rsid w:val="005F2EF2"/>
    <w:rsid w:val="005F3E63"/>
    <w:rsid w:val="005F4589"/>
    <w:rsid w:val="005F4DB4"/>
    <w:rsid w:val="005F4EA5"/>
    <w:rsid w:val="005F6023"/>
    <w:rsid w:val="005F66DC"/>
    <w:rsid w:val="005F6AC6"/>
    <w:rsid w:val="005F6C49"/>
    <w:rsid w:val="005F6F97"/>
    <w:rsid w:val="005F7564"/>
    <w:rsid w:val="005F78E5"/>
    <w:rsid w:val="005F7A20"/>
    <w:rsid w:val="005F7DE9"/>
    <w:rsid w:val="006003F8"/>
    <w:rsid w:val="00600430"/>
    <w:rsid w:val="00601869"/>
    <w:rsid w:val="00601912"/>
    <w:rsid w:val="00601D86"/>
    <w:rsid w:val="00602566"/>
    <w:rsid w:val="00603C45"/>
    <w:rsid w:val="00603CE4"/>
    <w:rsid w:val="00603CF0"/>
    <w:rsid w:val="00603D2E"/>
    <w:rsid w:val="00604429"/>
    <w:rsid w:val="00604568"/>
    <w:rsid w:val="00604C06"/>
    <w:rsid w:val="006051D4"/>
    <w:rsid w:val="00607BA2"/>
    <w:rsid w:val="00607E66"/>
    <w:rsid w:val="006115AC"/>
    <w:rsid w:val="006124B7"/>
    <w:rsid w:val="00614C2D"/>
    <w:rsid w:val="00615CA6"/>
    <w:rsid w:val="006163D5"/>
    <w:rsid w:val="00616AA9"/>
    <w:rsid w:val="00616B61"/>
    <w:rsid w:val="00617E88"/>
    <w:rsid w:val="006207E4"/>
    <w:rsid w:val="00621016"/>
    <w:rsid w:val="0062189F"/>
    <w:rsid w:val="006224B7"/>
    <w:rsid w:val="00623B36"/>
    <w:rsid w:val="006244F6"/>
    <w:rsid w:val="00624803"/>
    <w:rsid w:val="00624A3D"/>
    <w:rsid w:val="00625613"/>
    <w:rsid w:val="00625FFD"/>
    <w:rsid w:val="00627025"/>
    <w:rsid w:val="00627C87"/>
    <w:rsid w:val="00630609"/>
    <w:rsid w:val="00630682"/>
    <w:rsid w:val="00631BD8"/>
    <w:rsid w:val="00632856"/>
    <w:rsid w:val="00632FD8"/>
    <w:rsid w:val="00633863"/>
    <w:rsid w:val="006341DA"/>
    <w:rsid w:val="006352D2"/>
    <w:rsid w:val="00635AF5"/>
    <w:rsid w:val="00636D5F"/>
    <w:rsid w:val="00640835"/>
    <w:rsid w:val="0064155A"/>
    <w:rsid w:val="0064214E"/>
    <w:rsid w:val="006421BB"/>
    <w:rsid w:val="0064272F"/>
    <w:rsid w:val="00642DE5"/>
    <w:rsid w:val="00642FDB"/>
    <w:rsid w:val="0064314F"/>
    <w:rsid w:val="00643881"/>
    <w:rsid w:val="00643BDE"/>
    <w:rsid w:val="00643DB0"/>
    <w:rsid w:val="00644ECA"/>
    <w:rsid w:val="0064598F"/>
    <w:rsid w:val="0064651A"/>
    <w:rsid w:val="006466D3"/>
    <w:rsid w:val="00646DE4"/>
    <w:rsid w:val="00647014"/>
    <w:rsid w:val="006471A4"/>
    <w:rsid w:val="0064748D"/>
    <w:rsid w:val="00647FC0"/>
    <w:rsid w:val="006507EC"/>
    <w:rsid w:val="006510C8"/>
    <w:rsid w:val="00651C2C"/>
    <w:rsid w:val="00652CD3"/>
    <w:rsid w:val="006531F4"/>
    <w:rsid w:val="00653B42"/>
    <w:rsid w:val="00653C10"/>
    <w:rsid w:val="00654185"/>
    <w:rsid w:val="00654350"/>
    <w:rsid w:val="0065484C"/>
    <w:rsid w:val="006549F9"/>
    <w:rsid w:val="00655057"/>
    <w:rsid w:val="006551DE"/>
    <w:rsid w:val="00655AFA"/>
    <w:rsid w:val="00656255"/>
    <w:rsid w:val="006604FC"/>
    <w:rsid w:val="00660744"/>
    <w:rsid w:val="0066212C"/>
    <w:rsid w:val="00662292"/>
    <w:rsid w:val="006622A1"/>
    <w:rsid w:val="006624DC"/>
    <w:rsid w:val="0066252E"/>
    <w:rsid w:val="00662609"/>
    <w:rsid w:val="00663074"/>
    <w:rsid w:val="006638A9"/>
    <w:rsid w:val="00663F2D"/>
    <w:rsid w:val="00664D35"/>
    <w:rsid w:val="006666AA"/>
    <w:rsid w:val="00667AAF"/>
    <w:rsid w:val="00667D3D"/>
    <w:rsid w:val="00667F0C"/>
    <w:rsid w:val="006705E8"/>
    <w:rsid w:val="00673728"/>
    <w:rsid w:val="00673EBF"/>
    <w:rsid w:val="00674FB8"/>
    <w:rsid w:val="0067513A"/>
    <w:rsid w:val="00676177"/>
    <w:rsid w:val="006764DE"/>
    <w:rsid w:val="00676A8B"/>
    <w:rsid w:val="00676C11"/>
    <w:rsid w:val="00677229"/>
    <w:rsid w:val="00677607"/>
    <w:rsid w:val="00677F14"/>
    <w:rsid w:val="00677F80"/>
    <w:rsid w:val="00681208"/>
    <w:rsid w:val="00681747"/>
    <w:rsid w:val="0068275B"/>
    <w:rsid w:val="00682A2E"/>
    <w:rsid w:val="00684643"/>
    <w:rsid w:val="006853A3"/>
    <w:rsid w:val="00685528"/>
    <w:rsid w:val="006860C2"/>
    <w:rsid w:val="0068712A"/>
    <w:rsid w:val="006876B1"/>
    <w:rsid w:val="0069098A"/>
    <w:rsid w:val="00691355"/>
    <w:rsid w:val="00691371"/>
    <w:rsid w:val="00691F8C"/>
    <w:rsid w:val="0069205B"/>
    <w:rsid w:val="00692067"/>
    <w:rsid w:val="006921B1"/>
    <w:rsid w:val="00692DC0"/>
    <w:rsid w:val="00693FA1"/>
    <w:rsid w:val="00694C9F"/>
    <w:rsid w:val="006A01FC"/>
    <w:rsid w:val="006A0F40"/>
    <w:rsid w:val="006A15B4"/>
    <w:rsid w:val="006A1EB7"/>
    <w:rsid w:val="006A39A4"/>
    <w:rsid w:val="006A41D3"/>
    <w:rsid w:val="006A4A1C"/>
    <w:rsid w:val="006A4F91"/>
    <w:rsid w:val="006A68A6"/>
    <w:rsid w:val="006A6B2C"/>
    <w:rsid w:val="006A6D5F"/>
    <w:rsid w:val="006A75F4"/>
    <w:rsid w:val="006B058C"/>
    <w:rsid w:val="006B06BD"/>
    <w:rsid w:val="006B082B"/>
    <w:rsid w:val="006B142D"/>
    <w:rsid w:val="006B17AC"/>
    <w:rsid w:val="006B1960"/>
    <w:rsid w:val="006B1AC0"/>
    <w:rsid w:val="006B1F07"/>
    <w:rsid w:val="006B206E"/>
    <w:rsid w:val="006B2938"/>
    <w:rsid w:val="006B3486"/>
    <w:rsid w:val="006B4257"/>
    <w:rsid w:val="006B4A6D"/>
    <w:rsid w:val="006B4CA0"/>
    <w:rsid w:val="006B6CA5"/>
    <w:rsid w:val="006C14F8"/>
    <w:rsid w:val="006C211C"/>
    <w:rsid w:val="006C258E"/>
    <w:rsid w:val="006C3326"/>
    <w:rsid w:val="006C52AF"/>
    <w:rsid w:val="006C5C53"/>
    <w:rsid w:val="006C64EA"/>
    <w:rsid w:val="006C682C"/>
    <w:rsid w:val="006C6D0A"/>
    <w:rsid w:val="006C6DBB"/>
    <w:rsid w:val="006C6E9A"/>
    <w:rsid w:val="006C7068"/>
    <w:rsid w:val="006C765F"/>
    <w:rsid w:val="006C7A39"/>
    <w:rsid w:val="006C7DE7"/>
    <w:rsid w:val="006D0164"/>
    <w:rsid w:val="006D1E31"/>
    <w:rsid w:val="006D2B90"/>
    <w:rsid w:val="006D35D4"/>
    <w:rsid w:val="006D3BF5"/>
    <w:rsid w:val="006D58CF"/>
    <w:rsid w:val="006D59F7"/>
    <w:rsid w:val="006D5B6F"/>
    <w:rsid w:val="006D5BBA"/>
    <w:rsid w:val="006D5BCC"/>
    <w:rsid w:val="006D6BD4"/>
    <w:rsid w:val="006E0095"/>
    <w:rsid w:val="006E161D"/>
    <w:rsid w:val="006E203A"/>
    <w:rsid w:val="006E28A0"/>
    <w:rsid w:val="006E41A3"/>
    <w:rsid w:val="006E5286"/>
    <w:rsid w:val="006E5F2E"/>
    <w:rsid w:val="006E5F77"/>
    <w:rsid w:val="006E68AB"/>
    <w:rsid w:val="006E68D5"/>
    <w:rsid w:val="006E6A90"/>
    <w:rsid w:val="006E735F"/>
    <w:rsid w:val="006F0708"/>
    <w:rsid w:val="006F0EE5"/>
    <w:rsid w:val="006F13C7"/>
    <w:rsid w:val="006F16AB"/>
    <w:rsid w:val="006F1C55"/>
    <w:rsid w:val="006F2E47"/>
    <w:rsid w:val="006F36FD"/>
    <w:rsid w:val="006F3915"/>
    <w:rsid w:val="006F3B1A"/>
    <w:rsid w:val="006F3BB3"/>
    <w:rsid w:val="006F4A5D"/>
    <w:rsid w:val="006F6290"/>
    <w:rsid w:val="006F68CF"/>
    <w:rsid w:val="006F6DA7"/>
    <w:rsid w:val="00700662"/>
    <w:rsid w:val="00700CFE"/>
    <w:rsid w:val="00701473"/>
    <w:rsid w:val="00702E06"/>
    <w:rsid w:val="0070321D"/>
    <w:rsid w:val="007033BC"/>
    <w:rsid w:val="00703A74"/>
    <w:rsid w:val="00703E0F"/>
    <w:rsid w:val="007042B9"/>
    <w:rsid w:val="0070488F"/>
    <w:rsid w:val="00704B76"/>
    <w:rsid w:val="00704CC9"/>
    <w:rsid w:val="007050A1"/>
    <w:rsid w:val="007054E0"/>
    <w:rsid w:val="00705C8E"/>
    <w:rsid w:val="00706BBF"/>
    <w:rsid w:val="00706C41"/>
    <w:rsid w:val="00706DC3"/>
    <w:rsid w:val="007114D0"/>
    <w:rsid w:val="00711F48"/>
    <w:rsid w:val="007124C6"/>
    <w:rsid w:val="00713080"/>
    <w:rsid w:val="00713ACA"/>
    <w:rsid w:val="00713F39"/>
    <w:rsid w:val="00713F5A"/>
    <w:rsid w:val="00714496"/>
    <w:rsid w:val="00715918"/>
    <w:rsid w:val="00716A7E"/>
    <w:rsid w:val="00716D97"/>
    <w:rsid w:val="00717E73"/>
    <w:rsid w:val="00720A6C"/>
    <w:rsid w:val="00722CB6"/>
    <w:rsid w:val="00723CD2"/>
    <w:rsid w:val="00723DFC"/>
    <w:rsid w:val="00724DDA"/>
    <w:rsid w:val="00725871"/>
    <w:rsid w:val="00725AA6"/>
    <w:rsid w:val="00726B9D"/>
    <w:rsid w:val="00726E8F"/>
    <w:rsid w:val="00727143"/>
    <w:rsid w:val="0072768F"/>
    <w:rsid w:val="00727ED3"/>
    <w:rsid w:val="00731951"/>
    <w:rsid w:val="00732371"/>
    <w:rsid w:val="00733E8C"/>
    <w:rsid w:val="007345B6"/>
    <w:rsid w:val="00734ACF"/>
    <w:rsid w:val="00734B62"/>
    <w:rsid w:val="00734F21"/>
    <w:rsid w:val="0073514F"/>
    <w:rsid w:val="00735DD8"/>
    <w:rsid w:val="0073612D"/>
    <w:rsid w:val="007379B5"/>
    <w:rsid w:val="00740420"/>
    <w:rsid w:val="00740AF6"/>
    <w:rsid w:val="00742065"/>
    <w:rsid w:val="007422BE"/>
    <w:rsid w:val="007428CA"/>
    <w:rsid w:val="0074295E"/>
    <w:rsid w:val="00742CA1"/>
    <w:rsid w:val="00744E3D"/>
    <w:rsid w:val="0074523F"/>
    <w:rsid w:val="00745999"/>
    <w:rsid w:val="00745D2C"/>
    <w:rsid w:val="007463E7"/>
    <w:rsid w:val="00747514"/>
    <w:rsid w:val="0074778D"/>
    <w:rsid w:val="00750A36"/>
    <w:rsid w:val="0075108A"/>
    <w:rsid w:val="00752870"/>
    <w:rsid w:val="00752CCC"/>
    <w:rsid w:val="00752E7D"/>
    <w:rsid w:val="007531F4"/>
    <w:rsid w:val="007534A8"/>
    <w:rsid w:val="00753E62"/>
    <w:rsid w:val="00755D38"/>
    <w:rsid w:val="0075796F"/>
    <w:rsid w:val="00757A9B"/>
    <w:rsid w:val="00760136"/>
    <w:rsid w:val="007615CC"/>
    <w:rsid w:val="007617B2"/>
    <w:rsid w:val="0076183C"/>
    <w:rsid w:val="00761E83"/>
    <w:rsid w:val="007636C1"/>
    <w:rsid w:val="00763932"/>
    <w:rsid w:val="00763DFB"/>
    <w:rsid w:val="0076400C"/>
    <w:rsid w:val="0076404D"/>
    <w:rsid w:val="00764DB0"/>
    <w:rsid w:val="007655A0"/>
    <w:rsid w:val="00765A1E"/>
    <w:rsid w:val="00766FC8"/>
    <w:rsid w:val="00767A21"/>
    <w:rsid w:val="007710E9"/>
    <w:rsid w:val="00771830"/>
    <w:rsid w:val="00771AFE"/>
    <w:rsid w:val="007745B2"/>
    <w:rsid w:val="00774AC4"/>
    <w:rsid w:val="007757A2"/>
    <w:rsid w:val="00775BC2"/>
    <w:rsid w:val="007766E1"/>
    <w:rsid w:val="00776EE0"/>
    <w:rsid w:val="00777873"/>
    <w:rsid w:val="00777A99"/>
    <w:rsid w:val="00777BEE"/>
    <w:rsid w:val="00777D44"/>
    <w:rsid w:val="00781160"/>
    <w:rsid w:val="00781CC8"/>
    <w:rsid w:val="00782707"/>
    <w:rsid w:val="00782792"/>
    <w:rsid w:val="00784783"/>
    <w:rsid w:val="00784837"/>
    <w:rsid w:val="007854DD"/>
    <w:rsid w:val="00785CA9"/>
    <w:rsid w:val="00785D6C"/>
    <w:rsid w:val="00786639"/>
    <w:rsid w:val="0078689E"/>
    <w:rsid w:val="00786B9D"/>
    <w:rsid w:val="00787601"/>
    <w:rsid w:val="00787772"/>
    <w:rsid w:val="00787BFE"/>
    <w:rsid w:val="00790886"/>
    <w:rsid w:val="007913EF"/>
    <w:rsid w:val="00792353"/>
    <w:rsid w:val="00792451"/>
    <w:rsid w:val="00794F1A"/>
    <w:rsid w:val="00795219"/>
    <w:rsid w:val="007952BF"/>
    <w:rsid w:val="007963F9"/>
    <w:rsid w:val="00797020"/>
    <w:rsid w:val="00797A3B"/>
    <w:rsid w:val="00797F84"/>
    <w:rsid w:val="007A1E0B"/>
    <w:rsid w:val="007A4193"/>
    <w:rsid w:val="007A4812"/>
    <w:rsid w:val="007A5432"/>
    <w:rsid w:val="007A5D04"/>
    <w:rsid w:val="007A6DE3"/>
    <w:rsid w:val="007A7CAC"/>
    <w:rsid w:val="007A7FB1"/>
    <w:rsid w:val="007B0713"/>
    <w:rsid w:val="007B0A0C"/>
    <w:rsid w:val="007B1245"/>
    <w:rsid w:val="007B12A9"/>
    <w:rsid w:val="007B12B7"/>
    <w:rsid w:val="007B186A"/>
    <w:rsid w:val="007B1EE5"/>
    <w:rsid w:val="007B2FCA"/>
    <w:rsid w:val="007B3762"/>
    <w:rsid w:val="007B3B86"/>
    <w:rsid w:val="007B536B"/>
    <w:rsid w:val="007B54AA"/>
    <w:rsid w:val="007B6009"/>
    <w:rsid w:val="007B6666"/>
    <w:rsid w:val="007B67B8"/>
    <w:rsid w:val="007B71FF"/>
    <w:rsid w:val="007C09DB"/>
    <w:rsid w:val="007C0D79"/>
    <w:rsid w:val="007C1239"/>
    <w:rsid w:val="007C199A"/>
    <w:rsid w:val="007C3273"/>
    <w:rsid w:val="007C372C"/>
    <w:rsid w:val="007C4A8D"/>
    <w:rsid w:val="007C51AA"/>
    <w:rsid w:val="007C5565"/>
    <w:rsid w:val="007C5934"/>
    <w:rsid w:val="007C6872"/>
    <w:rsid w:val="007C739E"/>
    <w:rsid w:val="007C73D9"/>
    <w:rsid w:val="007C7A63"/>
    <w:rsid w:val="007C7E14"/>
    <w:rsid w:val="007D1317"/>
    <w:rsid w:val="007D1985"/>
    <w:rsid w:val="007D1B19"/>
    <w:rsid w:val="007D1C04"/>
    <w:rsid w:val="007D21EA"/>
    <w:rsid w:val="007D270B"/>
    <w:rsid w:val="007D2AD1"/>
    <w:rsid w:val="007D2EE7"/>
    <w:rsid w:val="007D303E"/>
    <w:rsid w:val="007D3B33"/>
    <w:rsid w:val="007D3FAD"/>
    <w:rsid w:val="007D402D"/>
    <w:rsid w:val="007D47B2"/>
    <w:rsid w:val="007D4899"/>
    <w:rsid w:val="007D5320"/>
    <w:rsid w:val="007D5664"/>
    <w:rsid w:val="007D5FFF"/>
    <w:rsid w:val="007D6111"/>
    <w:rsid w:val="007D6F28"/>
    <w:rsid w:val="007D785E"/>
    <w:rsid w:val="007D7EC2"/>
    <w:rsid w:val="007E088D"/>
    <w:rsid w:val="007E1927"/>
    <w:rsid w:val="007E1E74"/>
    <w:rsid w:val="007E3375"/>
    <w:rsid w:val="007E503C"/>
    <w:rsid w:val="007E5093"/>
    <w:rsid w:val="007E5190"/>
    <w:rsid w:val="007E51B4"/>
    <w:rsid w:val="007E5B6D"/>
    <w:rsid w:val="007E6632"/>
    <w:rsid w:val="007E682A"/>
    <w:rsid w:val="007E6DB9"/>
    <w:rsid w:val="007E717E"/>
    <w:rsid w:val="007E78AA"/>
    <w:rsid w:val="007F051D"/>
    <w:rsid w:val="007F0B12"/>
    <w:rsid w:val="007F0C9C"/>
    <w:rsid w:val="007F0E16"/>
    <w:rsid w:val="007F21BC"/>
    <w:rsid w:val="007F2281"/>
    <w:rsid w:val="007F2412"/>
    <w:rsid w:val="007F3307"/>
    <w:rsid w:val="007F455D"/>
    <w:rsid w:val="007F606B"/>
    <w:rsid w:val="007F6077"/>
    <w:rsid w:val="007F6219"/>
    <w:rsid w:val="0080058A"/>
    <w:rsid w:val="0080060A"/>
    <w:rsid w:val="00801AAB"/>
    <w:rsid w:val="00801D88"/>
    <w:rsid w:val="00802458"/>
    <w:rsid w:val="008030CB"/>
    <w:rsid w:val="00803427"/>
    <w:rsid w:val="00804CE6"/>
    <w:rsid w:val="00805424"/>
    <w:rsid w:val="00805920"/>
    <w:rsid w:val="008059EA"/>
    <w:rsid w:val="008065F4"/>
    <w:rsid w:val="00807E23"/>
    <w:rsid w:val="008103F7"/>
    <w:rsid w:val="00811409"/>
    <w:rsid w:val="00811668"/>
    <w:rsid w:val="00811A5B"/>
    <w:rsid w:val="008123E7"/>
    <w:rsid w:val="00812461"/>
    <w:rsid w:val="00812DA7"/>
    <w:rsid w:val="00813DAF"/>
    <w:rsid w:val="0081411E"/>
    <w:rsid w:val="008145B9"/>
    <w:rsid w:val="00814C67"/>
    <w:rsid w:val="0081582E"/>
    <w:rsid w:val="008160EB"/>
    <w:rsid w:val="0081630D"/>
    <w:rsid w:val="00816333"/>
    <w:rsid w:val="008168E3"/>
    <w:rsid w:val="008172E9"/>
    <w:rsid w:val="00817686"/>
    <w:rsid w:val="008205D9"/>
    <w:rsid w:val="00821481"/>
    <w:rsid w:val="00821B2B"/>
    <w:rsid w:val="008221A8"/>
    <w:rsid w:val="0082255C"/>
    <w:rsid w:val="0082301B"/>
    <w:rsid w:val="0082341B"/>
    <w:rsid w:val="00823649"/>
    <w:rsid w:val="00823720"/>
    <w:rsid w:val="008251B0"/>
    <w:rsid w:val="00825245"/>
    <w:rsid w:val="0082632C"/>
    <w:rsid w:val="008266C9"/>
    <w:rsid w:val="00827841"/>
    <w:rsid w:val="0082795F"/>
    <w:rsid w:val="00827D9F"/>
    <w:rsid w:val="008303BB"/>
    <w:rsid w:val="008307E3"/>
    <w:rsid w:val="00830830"/>
    <w:rsid w:val="00830D62"/>
    <w:rsid w:val="00831778"/>
    <w:rsid w:val="00832780"/>
    <w:rsid w:val="0083378F"/>
    <w:rsid w:val="0083455D"/>
    <w:rsid w:val="00836018"/>
    <w:rsid w:val="0083652F"/>
    <w:rsid w:val="0083692C"/>
    <w:rsid w:val="00836A16"/>
    <w:rsid w:val="00836A85"/>
    <w:rsid w:val="00837244"/>
    <w:rsid w:val="00837807"/>
    <w:rsid w:val="00837B6F"/>
    <w:rsid w:val="00837FAF"/>
    <w:rsid w:val="0084019A"/>
    <w:rsid w:val="008403F2"/>
    <w:rsid w:val="00840F02"/>
    <w:rsid w:val="00841A94"/>
    <w:rsid w:val="00841EB3"/>
    <w:rsid w:val="00842AA2"/>
    <w:rsid w:val="00842AED"/>
    <w:rsid w:val="00842ECF"/>
    <w:rsid w:val="008434B5"/>
    <w:rsid w:val="008438B6"/>
    <w:rsid w:val="008438C0"/>
    <w:rsid w:val="00843DDC"/>
    <w:rsid w:val="008449DB"/>
    <w:rsid w:val="00845ACA"/>
    <w:rsid w:val="00846A58"/>
    <w:rsid w:val="00846FC8"/>
    <w:rsid w:val="00847490"/>
    <w:rsid w:val="008505E2"/>
    <w:rsid w:val="00850C0C"/>
    <w:rsid w:val="0085117E"/>
    <w:rsid w:val="008517D2"/>
    <w:rsid w:val="00851A15"/>
    <w:rsid w:val="008535C9"/>
    <w:rsid w:val="008539D2"/>
    <w:rsid w:val="00853B72"/>
    <w:rsid w:val="00855F7C"/>
    <w:rsid w:val="00856B83"/>
    <w:rsid w:val="00857089"/>
    <w:rsid w:val="00857299"/>
    <w:rsid w:val="008575EB"/>
    <w:rsid w:val="0085774F"/>
    <w:rsid w:val="0086107D"/>
    <w:rsid w:val="00861656"/>
    <w:rsid w:val="008619F2"/>
    <w:rsid w:val="00861F21"/>
    <w:rsid w:val="00861F5A"/>
    <w:rsid w:val="00862132"/>
    <w:rsid w:val="00862F66"/>
    <w:rsid w:val="008630A1"/>
    <w:rsid w:val="00863266"/>
    <w:rsid w:val="0086338B"/>
    <w:rsid w:val="0086370E"/>
    <w:rsid w:val="00864D3F"/>
    <w:rsid w:val="00865096"/>
    <w:rsid w:val="008657FE"/>
    <w:rsid w:val="008658A0"/>
    <w:rsid w:val="00865ABC"/>
    <w:rsid w:val="008668D8"/>
    <w:rsid w:val="00866A21"/>
    <w:rsid w:val="00870F68"/>
    <w:rsid w:val="00871259"/>
    <w:rsid w:val="00871C22"/>
    <w:rsid w:val="00872474"/>
    <w:rsid w:val="0087503C"/>
    <w:rsid w:val="008766F5"/>
    <w:rsid w:val="00876DF7"/>
    <w:rsid w:val="00876E26"/>
    <w:rsid w:val="00876E6A"/>
    <w:rsid w:val="00880764"/>
    <w:rsid w:val="00881A0F"/>
    <w:rsid w:val="0088201D"/>
    <w:rsid w:val="0088206A"/>
    <w:rsid w:val="0088228B"/>
    <w:rsid w:val="00882D16"/>
    <w:rsid w:val="008832CF"/>
    <w:rsid w:val="0088428D"/>
    <w:rsid w:val="00885960"/>
    <w:rsid w:val="00885CA1"/>
    <w:rsid w:val="00886159"/>
    <w:rsid w:val="0088638E"/>
    <w:rsid w:val="00886CA7"/>
    <w:rsid w:val="0088775A"/>
    <w:rsid w:val="008878AB"/>
    <w:rsid w:val="00887A53"/>
    <w:rsid w:val="00887C38"/>
    <w:rsid w:val="00892DA0"/>
    <w:rsid w:val="00894244"/>
    <w:rsid w:val="0089467C"/>
    <w:rsid w:val="00896C00"/>
    <w:rsid w:val="0089747D"/>
    <w:rsid w:val="00897D9E"/>
    <w:rsid w:val="00897EE3"/>
    <w:rsid w:val="008A05F6"/>
    <w:rsid w:val="008A2456"/>
    <w:rsid w:val="008A26B4"/>
    <w:rsid w:val="008A3F3D"/>
    <w:rsid w:val="008A42DD"/>
    <w:rsid w:val="008A4967"/>
    <w:rsid w:val="008A56B9"/>
    <w:rsid w:val="008A6928"/>
    <w:rsid w:val="008A6E3B"/>
    <w:rsid w:val="008A7158"/>
    <w:rsid w:val="008A7944"/>
    <w:rsid w:val="008A7A43"/>
    <w:rsid w:val="008A7B12"/>
    <w:rsid w:val="008B0ADC"/>
    <w:rsid w:val="008B1F48"/>
    <w:rsid w:val="008B2AD2"/>
    <w:rsid w:val="008B35DA"/>
    <w:rsid w:val="008B438F"/>
    <w:rsid w:val="008B49A5"/>
    <w:rsid w:val="008B57F7"/>
    <w:rsid w:val="008B69A5"/>
    <w:rsid w:val="008B6C6D"/>
    <w:rsid w:val="008B72E0"/>
    <w:rsid w:val="008B7FC7"/>
    <w:rsid w:val="008C04E2"/>
    <w:rsid w:val="008C080C"/>
    <w:rsid w:val="008C0B31"/>
    <w:rsid w:val="008C319E"/>
    <w:rsid w:val="008C4501"/>
    <w:rsid w:val="008C55E3"/>
    <w:rsid w:val="008C6914"/>
    <w:rsid w:val="008C787D"/>
    <w:rsid w:val="008D0132"/>
    <w:rsid w:val="008D0907"/>
    <w:rsid w:val="008D09D3"/>
    <w:rsid w:val="008D1455"/>
    <w:rsid w:val="008D1848"/>
    <w:rsid w:val="008D1A3C"/>
    <w:rsid w:val="008D25D3"/>
    <w:rsid w:val="008D3740"/>
    <w:rsid w:val="008D3D9A"/>
    <w:rsid w:val="008D4646"/>
    <w:rsid w:val="008D5C46"/>
    <w:rsid w:val="008D5FC1"/>
    <w:rsid w:val="008D7769"/>
    <w:rsid w:val="008E01D0"/>
    <w:rsid w:val="008E02C0"/>
    <w:rsid w:val="008E08CE"/>
    <w:rsid w:val="008E21BF"/>
    <w:rsid w:val="008E23F7"/>
    <w:rsid w:val="008E2C43"/>
    <w:rsid w:val="008E3A6A"/>
    <w:rsid w:val="008E45AF"/>
    <w:rsid w:val="008E53E2"/>
    <w:rsid w:val="008E5495"/>
    <w:rsid w:val="008E5651"/>
    <w:rsid w:val="008E5C73"/>
    <w:rsid w:val="008E5E19"/>
    <w:rsid w:val="008E60BE"/>
    <w:rsid w:val="008E6EA9"/>
    <w:rsid w:val="008E71B7"/>
    <w:rsid w:val="008E7582"/>
    <w:rsid w:val="008E783A"/>
    <w:rsid w:val="008F0205"/>
    <w:rsid w:val="008F079A"/>
    <w:rsid w:val="008F0912"/>
    <w:rsid w:val="008F0FAF"/>
    <w:rsid w:val="008F1008"/>
    <w:rsid w:val="008F12E9"/>
    <w:rsid w:val="008F1565"/>
    <w:rsid w:val="008F207F"/>
    <w:rsid w:val="008F36BF"/>
    <w:rsid w:val="008F4D55"/>
    <w:rsid w:val="008F689D"/>
    <w:rsid w:val="008F75EB"/>
    <w:rsid w:val="008F7EE7"/>
    <w:rsid w:val="00900E3E"/>
    <w:rsid w:val="0090123B"/>
    <w:rsid w:val="00901DB5"/>
    <w:rsid w:val="009021F7"/>
    <w:rsid w:val="009023AF"/>
    <w:rsid w:val="009023FB"/>
    <w:rsid w:val="009030CE"/>
    <w:rsid w:val="009036AD"/>
    <w:rsid w:val="00906146"/>
    <w:rsid w:val="00906356"/>
    <w:rsid w:val="009074BE"/>
    <w:rsid w:val="00910553"/>
    <w:rsid w:val="0091167E"/>
    <w:rsid w:val="00912709"/>
    <w:rsid w:val="00913AE0"/>
    <w:rsid w:val="00913B74"/>
    <w:rsid w:val="00915BD4"/>
    <w:rsid w:val="00915E75"/>
    <w:rsid w:val="00916CA1"/>
    <w:rsid w:val="0091744B"/>
    <w:rsid w:val="009212C0"/>
    <w:rsid w:val="009214C2"/>
    <w:rsid w:val="009218F7"/>
    <w:rsid w:val="009224C1"/>
    <w:rsid w:val="009226CE"/>
    <w:rsid w:val="009229EE"/>
    <w:rsid w:val="00922BEA"/>
    <w:rsid w:val="00922DFB"/>
    <w:rsid w:val="0092344A"/>
    <w:rsid w:val="009236EF"/>
    <w:rsid w:val="00925066"/>
    <w:rsid w:val="00927625"/>
    <w:rsid w:val="009279CF"/>
    <w:rsid w:val="00931E1C"/>
    <w:rsid w:val="009323A0"/>
    <w:rsid w:val="009331E7"/>
    <w:rsid w:val="00933381"/>
    <w:rsid w:val="00934786"/>
    <w:rsid w:val="0093534B"/>
    <w:rsid w:val="00935A53"/>
    <w:rsid w:val="009362CA"/>
    <w:rsid w:val="009362FD"/>
    <w:rsid w:val="009366A0"/>
    <w:rsid w:val="00936B2F"/>
    <w:rsid w:val="00936BCA"/>
    <w:rsid w:val="00937590"/>
    <w:rsid w:val="00937C70"/>
    <w:rsid w:val="00937CC5"/>
    <w:rsid w:val="0094084B"/>
    <w:rsid w:val="00940A02"/>
    <w:rsid w:val="00940D09"/>
    <w:rsid w:val="00941EAC"/>
    <w:rsid w:val="009428E1"/>
    <w:rsid w:val="00942B5D"/>
    <w:rsid w:val="00946642"/>
    <w:rsid w:val="00946CB8"/>
    <w:rsid w:val="00946D5C"/>
    <w:rsid w:val="00947536"/>
    <w:rsid w:val="009476E6"/>
    <w:rsid w:val="00951A35"/>
    <w:rsid w:val="00952739"/>
    <w:rsid w:val="009530FF"/>
    <w:rsid w:val="00953D8A"/>
    <w:rsid w:val="00954447"/>
    <w:rsid w:val="009547B1"/>
    <w:rsid w:val="00955062"/>
    <w:rsid w:val="00956857"/>
    <w:rsid w:val="0096115B"/>
    <w:rsid w:val="009611A9"/>
    <w:rsid w:val="00961327"/>
    <w:rsid w:val="009613C7"/>
    <w:rsid w:val="00961734"/>
    <w:rsid w:val="00962739"/>
    <w:rsid w:val="00962B96"/>
    <w:rsid w:val="009630A9"/>
    <w:rsid w:val="0096314A"/>
    <w:rsid w:val="00963336"/>
    <w:rsid w:val="009651B3"/>
    <w:rsid w:val="009655CB"/>
    <w:rsid w:val="00965C3B"/>
    <w:rsid w:val="00965E76"/>
    <w:rsid w:val="00966432"/>
    <w:rsid w:val="00966991"/>
    <w:rsid w:val="00966C28"/>
    <w:rsid w:val="0097017E"/>
    <w:rsid w:val="00970D50"/>
    <w:rsid w:val="009714A0"/>
    <w:rsid w:val="0097221B"/>
    <w:rsid w:val="009730F4"/>
    <w:rsid w:val="00973CD8"/>
    <w:rsid w:val="00974846"/>
    <w:rsid w:val="00974A3E"/>
    <w:rsid w:val="00974C29"/>
    <w:rsid w:val="009763B7"/>
    <w:rsid w:val="00976942"/>
    <w:rsid w:val="00977724"/>
    <w:rsid w:val="00980E0E"/>
    <w:rsid w:val="00980FD7"/>
    <w:rsid w:val="00981613"/>
    <w:rsid w:val="00981701"/>
    <w:rsid w:val="00982A20"/>
    <w:rsid w:val="00982B9B"/>
    <w:rsid w:val="00983E30"/>
    <w:rsid w:val="00984230"/>
    <w:rsid w:val="00984F6F"/>
    <w:rsid w:val="009853AA"/>
    <w:rsid w:val="00985519"/>
    <w:rsid w:val="0098574B"/>
    <w:rsid w:val="00986512"/>
    <w:rsid w:val="00986E0F"/>
    <w:rsid w:val="00990A95"/>
    <w:rsid w:val="00991012"/>
    <w:rsid w:val="00991165"/>
    <w:rsid w:val="0099138B"/>
    <w:rsid w:val="00991B8C"/>
    <w:rsid w:val="00993943"/>
    <w:rsid w:val="00993BD4"/>
    <w:rsid w:val="00993E16"/>
    <w:rsid w:val="009942BA"/>
    <w:rsid w:val="0099580F"/>
    <w:rsid w:val="00995A57"/>
    <w:rsid w:val="009969E1"/>
    <w:rsid w:val="00996F07"/>
    <w:rsid w:val="00996F4F"/>
    <w:rsid w:val="009A032C"/>
    <w:rsid w:val="009A0888"/>
    <w:rsid w:val="009A0E8F"/>
    <w:rsid w:val="009A11FF"/>
    <w:rsid w:val="009A1B3E"/>
    <w:rsid w:val="009A1EEC"/>
    <w:rsid w:val="009A2218"/>
    <w:rsid w:val="009A24CB"/>
    <w:rsid w:val="009A27DC"/>
    <w:rsid w:val="009A2805"/>
    <w:rsid w:val="009A3B20"/>
    <w:rsid w:val="009A5108"/>
    <w:rsid w:val="009A546D"/>
    <w:rsid w:val="009A5DDE"/>
    <w:rsid w:val="009B0EC7"/>
    <w:rsid w:val="009B1BC3"/>
    <w:rsid w:val="009B1DD8"/>
    <w:rsid w:val="009B21B0"/>
    <w:rsid w:val="009B28BD"/>
    <w:rsid w:val="009B3881"/>
    <w:rsid w:val="009B39DE"/>
    <w:rsid w:val="009B4DC3"/>
    <w:rsid w:val="009B510F"/>
    <w:rsid w:val="009B71BA"/>
    <w:rsid w:val="009B73E8"/>
    <w:rsid w:val="009C0640"/>
    <w:rsid w:val="009C090F"/>
    <w:rsid w:val="009C1274"/>
    <w:rsid w:val="009C142A"/>
    <w:rsid w:val="009C2633"/>
    <w:rsid w:val="009C3633"/>
    <w:rsid w:val="009C42C3"/>
    <w:rsid w:val="009C441B"/>
    <w:rsid w:val="009C4CC0"/>
    <w:rsid w:val="009C4D7F"/>
    <w:rsid w:val="009C520B"/>
    <w:rsid w:val="009C5D7C"/>
    <w:rsid w:val="009C5E6A"/>
    <w:rsid w:val="009C7124"/>
    <w:rsid w:val="009C73B2"/>
    <w:rsid w:val="009C7986"/>
    <w:rsid w:val="009C7A9F"/>
    <w:rsid w:val="009D13C1"/>
    <w:rsid w:val="009D1587"/>
    <w:rsid w:val="009D16F1"/>
    <w:rsid w:val="009D1F20"/>
    <w:rsid w:val="009D3B23"/>
    <w:rsid w:val="009D3BE7"/>
    <w:rsid w:val="009D4243"/>
    <w:rsid w:val="009D61ED"/>
    <w:rsid w:val="009D61FA"/>
    <w:rsid w:val="009D6E95"/>
    <w:rsid w:val="009D7165"/>
    <w:rsid w:val="009D7A0E"/>
    <w:rsid w:val="009E01E6"/>
    <w:rsid w:val="009E05C2"/>
    <w:rsid w:val="009E0907"/>
    <w:rsid w:val="009E15AC"/>
    <w:rsid w:val="009E1DD8"/>
    <w:rsid w:val="009E2349"/>
    <w:rsid w:val="009E28E5"/>
    <w:rsid w:val="009E2B9B"/>
    <w:rsid w:val="009E3025"/>
    <w:rsid w:val="009E30FC"/>
    <w:rsid w:val="009E31D6"/>
    <w:rsid w:val="009E462C"/>
    <w:rsid w:val="009E496A"/>
    <w:rsid w:val="009E4C84"/>
    <w:rsid w:val="009E50E5"/>
    <w:rsid w:val="009E55DC"/>
    <w:rsid w:val="009E6E5A"/>
    <w:rsid w:val="009E6F8D"/>
    <w:rsid w:val="009E756C"/>
    <w:rsid w:val="009E7CD7"/>
    <w:rsid w:val="009F0913"/>
    <w:rsid w:val="009F0BCC"/>
    <w:rsid w:val="009F13BE"/>
    <w:rsid w:val="009F13DE"/>
    <w:rsid w:val="009F16A3"/>
    <w:rsid w:val="009F1D6B"/>
    <w:rsid w:val="009F29F3"/>
    <w:rsid w:val="009F333C"/>
    <w:rsid w:val="009F376D"/>
    <w:rsid w:val="009F4CA0"/>
    <w:rsid w:val="009F543A"/>
    <w:rsid w:val="009F55F8"/>
    <w:rsid w:val="009F63FA"/>
    <w:rsid w:val="009F76A1"/>
    <w:rsid w:val="009F7EBE"/>
    <w:rsid w:val="009F7F59"/>
    <w:rsid w:val="00A00F88"/>
    <w:rsid w:val="00A0139F"/>
    <w:rsid w:val="00A0244D"/>
    <w:rsid w:val="00A02911"/>
    <w:rsid w:val="00A0473C"/>
    <w:rsid w:val="00A04BF7"/>
    <w:rsid w:val="00A05988"/>
    <w:rsid w:val="00A05E2A"/>
    <w:rsid w:val="00A05FBA"/>
    <w:rsid w:val="00A06075"/>
    <w:rsid w:val="00A06312"/>
    <w:rsid w:val="00A078BA"/>
    <w:rsid w:val="00A07FD3"/>
    <w:rsid w:val="00A102ED"/>
    <w:rsid w:val="00A109F5"/>
    <w:rsid w:val="00A10E9E"/>
    <w:rsid w:val="00A11147"/>
    <w:rsid w:val="00A11588"/>
    <w:rsid w:val="00A11857"/>
    <w:rsid w:val="00A11886"/>
    <w:rsid w:val="00A11BAB"/>
    <w:rsid w:val="00A129FB"/>
    <w:rsid w:val="00A134FE"/>
    <w:rsid w:val="00A14A07"/>
    <w:rsid w:val="00A15A05"/>
    <w:rsid w:val="00A15CC3"/>
    <w:rsid w:val="00A170DF"/>
    <w:rsid w:val="00A2043D"/>
    <w:rsid w:val="00A20F6E"/>
    <w:rsid w:val="00A21AC8"/>
    <w:rsid w:val="00A22DF6"/>
    <w:rsid w:val="00A23C50"/>
    <w:rsid w:val="00A25058"/>
    <w:rsid w:val="00A25980"/>
    <w:rsid w:val="00A25DB6"/>
    <w:rsid w:val="00A26482"/>
    <w:rsid w:val="00A26675"/>
    <w:rsid w:val="00A30223"/>
    <w:rsid w:val="00A31C2C"/>
    <w:rsid w:val="00A321BD"/>
    <w:rsid w:val="00A33031"/>
    <w:rsid w:val="00A342E5"/>
    <w:rsid w:val="00A358F1"/>
    <w:rsid w:val="00A36538"/>
    <w:rsid w:val="00A36601"/>
    <w:rsid w:val="00A36AB2"/>
    <w:rsid w:val="00A372E4"/>
    <w:rsid w:val="00A373D1"/>
    <w:rsid w:val="00A37482"/>
    <w:rsid w:val="00A3765F"/>
    <w:rsid w:val="00A40383"/>
    <w:rsid w:val="00A40FCA"/>
    <w:rsid w:val="00A410EF"/>
    <w:rsid w:val="00A412D5"/>
    <w:rsid w:val="00A41612"/>
    <w:rsid w:val="00A417AA"/>
    <w:rsid w:val="00A41E4F"/>
    <w:rsid w:val="00A42ADD"/>
    <w:rsid w:val="00A432DF"/>
    <w:rsid w:val="00A435EA"/>
    <w:rsid w:val="00A44C10"/>
    <w:rsid w:val="00A44C9F"/>
    <w:rsid w:val="00A45CC0"/>
    <w:rsid w:val="00A45EBD"/>
    <w:rsid w:val="00A46CA8"/>
    <w:rsid w:val="00A47242"/>
    <w:rsid w:val="00A47597"/>
    <w:rsid w:val="00A4BE1E"/>
    <w:rsid w:val="00A505C5"/>
    <w:rsid w:val="00A50C82"/>
    <w:rsid w:val="00A51B1E"/>
    <w:rsid w:val="00A52122"/>
    <w:rsid w:val="00A52ADA"/>
    <w:rsid w:val="00A53207"/>
    <w:rsid w:val="00A539E8"/>
    <w:rsid w:val="00A545B2"/>
    <w:rsid w:val="00A54E89"/>
    <w:rsid w:val="00A552F4"/>
    <w:rsid w:val="00A559A0"/>
    <w:rsid w:val="00A55B49"/>
    <w:rsid w:val="00A57459"/>
    <w:rsid w:val="00A57976"/>
    <w:rsid w:val="00A60B9D"/>
    <w:rsid w:val="00A61672"/>
    <w:rsid w:val="00A6270C"/>
    <w:rsid w:val="00A62AEB"/>
    <w:rsid w:val="00A650B2"/>
    <w:rsid w:val="00A65C31"/>
    <w:rsid w:val="00A65DE2"/>
    <w:rsid w:val="00A66094"/>
    <w:rsid w:val="00A6645A"/>
    <w:rsid w:val="00A6664B"/>
    <w:rsid w:val="00A66805"/>
    <w:rsid w:val="00A67760"/>
    <w:rsid w:val="00A67C04"/>
    <w:rsid w:val="00A67DD6"/>
    <w:rsid w:val="00A72265"/>
    <w:rsid w:val="00A723F4"/>
    <w:rsid w:val="00A729F1"/>
    <w:rsid w:val="00A729F7"/>
    <w:rsid w:val="00A73413"/>
    <w:rsid w:val="00A73636"/>
    <w:rsid w:val="00A74569"/>
    <w:rsid w:val="00A74E80"/>
    <w:rsid w:val="00A7548F"/>
    <w:rsid w:val="00A754AC"/>
    <w:rsid w:val="00A7680F"/>
    <w:rsid w:val="00A773D1"/>
    <w:rsid w:val="00A80508"/>
    <w:rsid w:val="00A80DA4"/>
    <w:rsid w:val="00A818B0"/>
    <w:rsid w:val="00A81A1A"/>
    <w:rsid w:val="00A81FFD"/>
    <w:rsid w:val="00A828A7"/>
    <w:rsid w:val="00A82970"/>
    <w:rsid w:val="00A831F0"/>
    <w:rsid w:val="00A83559"/>
    <w:rsid w:val="00A8437F"/>
    <w:rsid w:val="00A854AD"/>
    <w:rsid w:val="00A85B86"/>
    <w:rsid w:val="00A85E13"/>
    <w:rsid w:val="00A8614E"/>
    <w:rsid w:val="00A870BD"/>
    <w:rsid w:val="00A87983"/>
    <w:rsid w:val="00A87C61"/>
    <w:rsid w:val="00A90765"/>
    <w:rsid w:val="00A90AF8"/>
    <w:rsid w:val="00A90D8F"/>
    <w:rsid w:val="00A9100C"/>
    <w:rsid w:val="00A91297"/>
    <w:rsid w:val="00A91C5A"/>
    <w:rsid w:val="00A932DD"/>
    <w:rsid w:val="00A93421"/>
    <w:rsid w:val="00A93684"/>
    <w:rsid w:val="00A93D17"/>
    <w:rsid w:val="00A93D80"/>
    <w:rsid w:val="00A93D9C"/>
    <w:rsid w:val="00A94449"/>
    <w:rsid w:val="00A94A05"/>
    <w:rsid w:val="00A9507A"/>
    <w:rsid w:val="00A954B8"/>
    <w:rsid w:val="00A966E5"/>
    <w:rsid w:val="00A976F6"/>
    <w:rsid w:val="00A97C3A"/>
    <w:rsid w:val="00AA01CF"/>
    <w:rsid w:val="00AA0DEC"/>
    <w:rsid w:val="00AA1D33"/>
    <w:rsid w:val="00AA27F7"/>
    <w:rsid w:val="00AA2A78"/>
    <w:rsid w:val="00AA335D"/>
    <w:rsid w:val="00AA4D7B"/>
    <w:rsid w:val="00AA5830"/>
    <w:rsid w:val="00AA5A6D"/>
    <w:rsid w:val="00AA66F3"/>
    <w:rsid w:val="00AA6BB7"/>
    <w:rsid w:val="00AA7151"/>
    <w:rsid w:val="00AA73AB"/>
    <w:rsid w:val="00AB04FC"/>
    <w:rsid w:val="00AB0804"/>
    <w:rsid w:val="00AB1F24"/>
    <w:rsid w:val="00AB27B1"/>
    <w:rsid w:val="00AB2A0C"/>
    <w:rsid w:val="00AB2BE3"/>
    <w:rsid w:val="00AB2C7D"/>
    <w:rsid w:val="00AB34AE"/>
    <w:rsid w:val="00AB3C30"/>
    <w:rsid w:val="00AB4026"/>
    <w:rsid w:val="00AB5396"/>
    <w:rsid w:val="00AB5A55"/>
    <w:rsid w:val="00AB5C66"/>
    <w:rsid w:val="00AB608B"/>
    <w:rsid w:val="00AB664D"/>
    <w:rsid w:val="00AB695E"/>
    <w:rsid w:val="00AB6BAA"/>
    <w:rsid w:val="00AB6D14"/>
    <w:rsid w:val="00AB725E"/>
    <w:rsid w:val="00AB743B"/>
    <w:rsid w:val="00AC013F"/>
    <w:rsid w:val="00AC04F0"/>
    <w:rsid w:val="00AC08A4"/>
    <w:rsid w:val="00AC5104"/>
    <w:rsid w:val="00AC5363"/>
    <w:rsid w:val="00AC5F2D"/>
    <w:rsid w:val="00AC69F2"/>
    <w:rsid w:val="00AC71BE"/>
    <w:rsid w:val="00AC72C8"/>
    <w:rsid w:val="00AC7E19"/>
    <w:rsid w:val="00AD0DEA"/>
    <w:rsid w:val="00AD1463"/>
    <w:rsid w:val="00AD17AA"/>
    <w:rsid w:val="00AD18A7"/>
    <w:rsid w:val="00AD2594"/>
    <w:rsid w:val="00AD328A"/>
    <w:rsid w:val="00AD4B02"/>
    <w:rsid w:val="00AD4BB4"/>
    <w:rsid w:val="00AD4EB5"/>
    <w:rsid w:val="00AD5139"/>
    <w:rsid w:val="00AD575C"/>
    <w:rsid w:val="00AD67C6"/>
    <w:rsid w:val="00AD6F81"/>
    <w:rsid w:val="00AD740B"/>
    <w:rsid w:val="00AD7888"/>
    <w:rsid w:val="00AE03C8"/>
    <w:rsid w:val="00AE04E6"/>
    <w:rsid w:val="00AE06A3"/>
    <w:rsid w:val="00AE0B81"/>
    <w:rsid w:val="00AE0E05"/>
    <w:rsid w:val="00AE12D4"/>
    <w:rsid w:val="00AE14F5"/>
    <w:rsid w:val="00AE16F6"/>
    <w:rsid w:val="00AE1798"/>
    <w:rsid w:val="00AE1C03"/>
    <w:rsid w:val="00AE1E68"/>
    <w:rsid w:val="00AE288C"/>
    <w:rsid w:val="00AE2F85"/>
    <w:rsid w:val="00AE435E"/>
    <w:rsid w:val="00AE6083"/>
    <w:rsid w:val="00AE6153"/>
    <w:rsid w:val="00AE6DBF"/>
    <w:rsid w:val="00AE78EA"/>
    <w:rsid w:val="00AF0770"/>
    <w:rsid w:val="00AF0F20"/>
    <w:rsid w:val="00AF1638"/>
    <w:rsid w:val="00AF2226"/>
    <w:rsid w:val="00AF2242"/>
    <w:rsid w:val="00AF2339"/>
    <w:rsid w:val="00AF26BB"/>
    <w:rsid w:val="00AF42AC"/>
    <w:rsid w:val="00AF4535"/>
    <w:rsid w:val="00AF45C3"/>
    <w:rsid w:val="00AF4893"/>
    <w:rsid w:val="00AF4B93"/>
    <w:rsid w:val="00AF4BA9"/>
    <w:rsid w:val="00AF5A6B"/>
    <w:rsid w:val="00AF6E77"/>
    <w:rsid w:val="00AF6FA3"/>
    <w:rsid w:val="00AF7A3E"/>
    <w:rsid w:val="00AF7D67"/>
    <w:rsid w:val="00B01412"/>
    <w:rsid w:val="00B01A64"/>
    <w:rsid w:val="00B020B9"/>
    <w:rsid w:val="00B0230B"/>
    <w:rsid w:val="00B02429"/>
    <w:rsid w:val="00B03B27"/>
    <w:rsid w:val="00B03D85"/>
    <w:rsid w:val="00B043CD"/>
    <w:rsid w:val="00B04B18"/>
    <w:rsid w:val="00B04EE0"/>
    <w:rsid w:val="00B053D1"/>
    <w:rsid w:val="00B07191"/>
    <w:rsid w:val="00B0724C"/>
    <w:rsid w:val="00B11EEF"/>
    <w:rsid w:val="00B1206B"/>
    <w:rsid w:val="00B12775"/>
    <w:rsid w:val="00B12942"/>
    <w:rsid w:val="00B1297E"/>
    <w:rsid w:val="00B12B59"/>
    <w:rsid w:val="00B132EF"/>
    <w:rsid w:val="00B13450"/>
    <w:rsid w:val="00B134B9"/>
    <w:rsid w:val="00B13792"/>
    <w:rsid w:val="00B139AD"/>
    <w:rsid w:val="00B13EA7"/>
    <w:rsid w:val="00B15465"/>
    <w:rsid w:val="00B163D4"/>
    <w:rsid w:val="00B166D3"/>
    <w:rsid w:val="00B17B2D"/>
    <w:rsid w:val="00B203AA"/>
    <w:rsid w:val="00B20D7D"/>
    <w:rsid w:val="00B21BD2"/>
    <w:rsid w:val="00B21C98"/>
    <w:rsid w:val="00B23C30"/>
    <w:rsid w:val="00B24C3D"/>
    <w:rsid w:val="00B24ED9"/>
    <w:rsid w:val="00B24F5A"/>
    <w:rsid w:val="00B25268"/>
    <w:rsid w:val="00B252A0"/>
    <w:rsid w:val="00B25A40"/>
    <w:rsid w:val="00B265F0"/>
    <w:rsid w:val="00B26755"/>
    <w:rsid w:val="00B26938"/>
    <w:rsid w:val="00B26BB5"/>
    <w:rsid w:val="00B26C77"/>
    <w:rsid w:val="00B26FE1"/>
    <w:rsid w:val="00B27C5D"/>
    <w:rsid w:val="00B3025F"/>
    <w:rsid w:val="00B3028A"/>
    <w:rsid w:val="00B32A88"/>
    <w:rsid w:val="00B375F6"/>
    <w:rsid w:val="00B401B5"/>
    <w:rsid w:val="00B40B59"/>
    <w:rsid w:val="00B41588"/>
    <w:rsid w:val="00B42AC5"/>
    <w:rsid w:val="00B430C4"/>
    <w:rsid w:val="00B44086"/>
    <w:rsid w:val="00B45CC7"/>
    <w:rsid w:val="00B45ECA"/>
    <w:rsid w:val="00B45FF1"/>
    <w:rsid w:val="00B4611A"/>
    <w:rsid w:val="00B471F3"/>
    <w:rsid w:val="00B47461"/>
    <w:rsid w:val="00B476C4"/>
    <w:rsid w:val="00B47976"/>
    <w:rsid w:val="00B47EE5"/>
    <w:rsid w:val="00B50C3A"/>
    <w:rsid w:val="00B50FE7"/>
    <w:rsid w:val="00B511DF"/>
    <w:rsid w:val="00B512C5"/>
    <w:rsid w:val="00B51A36"/>
    <w:rsid w:val="00B521D4"/>
    <w:rsid w:val="00B5293A"/>
    <w:rsid w:val="00B531C9"/>
    <w:rsid w:val="00B543EC"/>
    <w:rsid w:val="00B54866"/>
    <w:rsid w:val="00B54A56"/>
    <w:rsid w:val="00B604C2"/>
    <w:rsid w:val="00B60704"/>
    <w:rsid w:val="00B62B89"/>
    <w:rsid w:val="00B63055"/>
    <w:rsid w:val="00B656FE"/>
    <w:rsid w:val="00B65A01"/>
    <w:rsid w:val="00B6636D"/>
    <w:rsid w:val="00B663C0"/>
    <w:rsid w:val="00B664F7"/>
    <w:rsid w:val="00B66D03"/>
    <w:rsid w:val="00B676A8"/>
    <w:rsid w:val="00B7057A"/>
    <w:rsid w:val="00B706D5"/>
    <w:rsid w:val="00B70CE5"/>
    <w:rsid w:val="00B71007"/>
    <w:rsid w:val="00B72241"/>
    <w:rsid w:val="00B722B2"/>
    <w:rsid w:val="00B72868"/>
    <w:rsid w:val="00B74479"/>
    <w:rsid w:val="00B744FE"/>
    <w:rsid w:val="00B748C3"/>
    <w:rsid w:val="00B74A3E"/>
    <w:rsid w:val="00B74E23"/>
    <w:rsid w:val="00B759D3"/>
    <w:rsid w:val="00B75E4E"/>
    <w:rsid w:val="00B766C4"/>
    <w:rsid w:val="00B7706E"/>
    <w:rsid w:val="00B7759B"/>
    <w:rsid w:val="00B80040"/>
    <w:rsid w:val="00B80D59"/>
    <w:rsid w:val="00B810EC"/>
    <w:rsid w:val="00B8114F"/>
    <w:rsid w:val="00B81295"/>
    <w:rsid w:val="00B8144B"/>
    <w:rsid w:val="00B8347C"/>
    <w:rsid w:val="00B85DA6"/>
    <w:rsid w:val="00B85F0D"/>
    <w:rsid w:val="00B86346"/>
    <w:rsid w:val="00B8684C"/>
    <w:rsid w:val="00B86989"/>
    <w:rsid w:val="00B8705D"/>
    <w:rsid w:val="00B87AD8"/>
    <w:rsid w:val="00B87EEF"/>
    <w:rsid w:val="00B87FAD"/>
    <w:rsid w:val="00B90015"/>
    <w:rsid w:val="00B90AB5"/>
    <w:rsid w:val="00B90FB7"/>
    <w:rsid w:val="00B9218B"/>
    <w:rsid w:val="00B9232A"/>
    <w:rsid w:val="00B946DB"/>
    <w:rsid w:val="00B95B01"/>
    <w:rsid w:val="00B95B37"/>
    <w:rsid w:val="00B95F1C"/>
    <w:rsid w:val="00B9691A"/>
    <w:rsid w:val="00B970CE"/>
    <w:rsid w:val="00BA025B"/>
    <w:rsid w:val="00BA1E21"/>
    <w:rsid w:val="00BA2021"/>
    <w:rsid w:val="00BA29EC"/>
    <w:rsid w:val="00BA313C"/>
    <w:rsid w:val="00BA3751"/>
    <w:rsid w:val="00BA613E"/>
    <w:rsid w:val="00BA63D2"/>
    <w:rsid w:val="00BA6588"/>
    <w:rsid w:val="00BA73CC"/>
    <w:rsid w:val="00BA751D"/>
    <w:rsid w:val="00BB048A"/>
    <w:rsid w:val="00BB114E"/>
    <w:rsid w:val="00BB11E8"/>
    <w:rsid w:val="00BB16AA"/>
    <w:rsid w:val="00BB2FC9"/>
    <w:rsid w:val="00BB342B"/>
    <w:rsid w:val="00BB3B0C"/>
    <w:rsid w:val="00BB53BE"/>
    <w:rsid w:val="00BB5E3E"/>
    <w:rsid w:val="00BB63F3"/>
    <w:rsid w:val="00BB6548"/>
    <w:rsid w:val="00BB667A"/>
    <w:rsid w:val="00BB6A94"/>
    <w:rsid w:val="00BB7583"/>
    <w:rsid w:val="00BC0B7F"/>
    <w:rsid w:val="00BC1118"/>
    <w:rsid w:val="00BC1FDD"/>
    <w:rsid w:val="00BC24C8"/>
    <w:rsid w:val="00BC2DAB"/>
    <w:rsid w:val="00BC3251"/>
    <w:rsid w:val="00BC394A"/>
    <w:rsid w:val="00BC3C1A"/>
    <w:rsid w:val="00BC3FE3"/>
    <w:rsid w:val="00BC4784"/>
    <w:rsid w:val="00BC48FF"/>
    <w:rsid w:val="00BC5A72"/>
    <w:rsid w:val="00BC739D"/>
    <w:rsid w:val="00BD03F1"/>
    <w:rsid w:val="00BD0E54"/>
    <w:rsid w:val="00BD1169"/>
    <w:rsid w:val="00BD1351"/>
    <w:rsid w:val="00BD1B8C"/>
    <w:rsid w:val="00BD2659"/>
    <w:rsid w:val="00BD28EB"/>
    <w:rsid w:val="00BD2998"/>
    <w:rsid w:val="00BD2C3F"/>
    <w:rsid w:val="00BD3230"/>
    <w:rsid w:val="00BD37FD"/>
    <w:rsid w:val="00BD4931"/>
    <w:rsid w:val="00BD55F4"/>
    <w:rsid w:val="00BD6681"/>
    <w:rsid w:val="00BD70E3"/>
    <w:rsid w:val="00BD7DCF"/>
    <w:rsid w:val="00BE0457"/>
    <w:rsid w:val="00BE067F"/>
    <w:rsid w:val="00BE06FC"/>
    <w:rsid w:val="00BE08BD"/>
    <w:rsid w:val="00BE0A7E"/>
    <w:rsid w:val="00BE11F0"/>
    <w:rsid w:val="00BE166A"/>
    <w:rsid w:val="00BE1737"/>
    <w:rsid w:val="00BE1DA8"/>
    <w:rsid w:val="00BE35E6"/>
    <w:rsid w:val="00BE378D"/>
    <w:rsid w:val="00BE6285"/>
    <w:rsid w:val="00BE653B"/>
    <w:rsid w:val="00BE66D7"/>
    <w:rsid w:val="00BE6EE1"/>
    <w:rsid w:val="00BE7167"/>
    <w:rsid w:val="00BF0A52"/>
    <w:rsid w:val="00BF360A"/>
    <w:rsid w:val="00BF3C84"/>
    <w:rsid w:val="00BF4133"/>
    <w:rsid w:val="00BF5FEE"/>
    <w:rsid w:val="00BF710A"/>
    <w:rsid w:val="00BF7129"/>
    <w:rsid w:val="00C00384"/>
    <w:rsid w:val="00C00554"/>
    <w:rsid w:val="00C01648"/>
    <w:rsid w:val="00C02D00"/>
    <w:rsid w:val="00C0324A"/>
    <w:rsid w:val="00C03ADF"/>
    <w:rsid w:val="00C042F9"/>
    <w:rsid w:val="00C048DD"/>
    <w:rsid w:val="00C04A9A"/>
    <w:rsid w:val="00C0557E"/>
    <w:rsid w:val="00C05655"/>
    <w:rsid w:val="00C0690E"/>
    <w:rsid w:val="00C0711B"/>
    <w:rsid w:val="00C0757B"/>
    <w:rsid w:val="00C075EB"/>
    <w:rsid w:val="00C1050A"/>
    <w:rsid w:val="00C1057A"/>
    <w:rsid w:val="00C10A62"/>
    <w:rsid w:val="00C10ECB"/>
    <w:rsid w:val="00C1157C"/>
    <w:rsid w:val="00C118CF"/>
    <w:rsid w:val="00C11973"/>
    <w:rsid w:val="00C129CD"/>
    <w:rsid w:val="00C147D4"/>
    <w:rsid w:val="00C1508A"/>
    <w:rsid w:val="00C15B88"/>
    <w:rsid w:val="00C162FB"/>
    <w:rsid w:val="00C16ACF"/>
    <w:rsid w:val="00C16FE9"/>
    <w:rsid w:val="00C171C5"/>
    <w:rsid w:val="00C17431"/>
    <w:rsid w:val="00C179B6"/>
    <w:rsid w:val="00C17EC2"/>
    <w:rsid w:val="00C202BC"/>
    <w:rsid w:val="00C2171F"/>
    <w:rsid w:val="00C222D7"/>
    <w:rsid w:val="00C243FB"/>
    <w:rsid w:val="00C24D92"/>
    <w:rsid w:val="00C254B6"/>
    <w:rsid w:val="00C263A9"/>
    <w:rsid w:val="00C26410"/>
    <w:rsid w:val="00C264A8"/>
    <w:rsid w:val="00C30808"/>
    <w:rsid w:val="00C3103B"/>
    <w:rsid w:val="00C3108A"/>
    <w:rsid w:val="00C31C73"/>
    <w:rsid w:val="00C3224E"/>
    <w:rsid w:val="00C326EB"/>
    <w:rsid w:val="00C3633B"/>
    <w:rsid w:val="00C36410"/>
    <w:rsid w:val="00C375E3"/>
    <w:rsid w:val="00C37B95"/>
    <w:rsid w:val="00C4111D"/>
    <w:rsid w:val="00C41AD7"/>
    <w:rsid w:val="00C41C4F"/>
    <w:rsid w:val="00C41EFC"/>
    <w:rsid w:val="00C42E07"/>
    <w:rsid w:val="00C44429"/>
    <w:rsid w:val="00C446D8"/>
    <w:rsid w:val="00C44F5B"/>
    <w:rsid w:val="00C454D6"/>
    <w:rsid w:val="00C45866"/>
    <w:rsid w:val="00C465CA"/>
    <w:rsid w:val="00C46CCC"/>
    <w:rsid w:val="00C47A62"/>
    <w:rsid w:val="00C50258"/>
    <w:rsid w:val="00C50296"/>
    <w:rsid w:val="00C5038C"/>
    <w:rsid w:val="00C510A3"/>
    <w:rsid w:val="00C5111E"/>
    <w:rsid w:val="00C511AC"/>
    <w:rsid w:val="00C532B9"/>
    <w:rsid w:val="00C53757"/>
    <w:rsid w:val="00C55720"/>
    <w:rsid w:val="00C56149"/>
    <w:rsid w:val="00C561E9"/>
    <w:rsid w:val="00C56832"/>
    <w:rsid w:val="00C57DC5"/>
    <w:rsid w:val="00C609E5"/>
    <w:rsid w:val="00C61F51"/>
    <w:rsid w:val="00C6394F"/>
    <w:rsid w:val="00C6515E"/>
    <w:rsid w:val="00C66825"/>
    <w:rsid w:val="00C66894"/>
    <w:rsid w:val="00C672D6"/>
    <w:rsid w:val="00C7079F"/>
    <w:rsid w:val="00C715ED"/>
    <w:rsid w:val="00C71B4A"/>
    <w:rsid w:val="00C71C05"/>
    <w:rsid w:val="00C72173"/>
    <w:rsid w:val="00C722A2"/>
    <w:rsid w:val="00C72CCB"/>
    <w:rsid w:val="00C730AF"/>
    <w:rsid w:val="00C73DD2"/>
    <w:rsid w:val="00C743F0"/>
    <w:rsid w:val="00C75E27"/>
    <w:rsid w:val="00C75F04"/>
    <w:rsid w:val="00C76D43"/>
    <w:rsid w:val="00C77A83"/>
    <w:rsid w:val="00C77BEB"/>
    <w:rsid w:val="00C77ECC"/>
    <w:rsid w:val="00C80111"/>
    <w:rsid w:val="00C80BEC"/>
    <w:rsid w:val="00C80CB1"/>
    <w:rsid w:val="00C81997"/>
    <w:rsid w:val="00C8245A"/>
    <w:rsid w:val="00C82EC9"/>
    <w:rsid w:val="00C83968"/>
    <w:rsid w:val="00C83E91"/>
    <w:rsid w:val="00C841CC"/>
    <w:rsid w:val="00C8424C"/>
    <w:rsid w:val="00C85CFA"/>
    <w:rsid w:val="00C862B9"/>
    <w:rsid w:val="00C86486"/>
    <w:rsid w:val="00C870A9"/>
    <w:rsid w:val="00C907C3"/>
    <w:rsid w:val="00C91AA6"/>
    <w:rsid w:val="00C920E0"/>
    <w:rsid w:val="00C9210D"/>
    <w:rsid w:val="00C921ED"/>
    <w:rsid w:val="00C948F0"/>
    <w:rsid w:val="00C95FDA"/>
    <w:rsid w:val="00C9640D"/>
    <w:rsid w:val="00C96A43"/>
    <w:rsid w:val="00C97410"/>
    <w:rsid w:val="00C976FC"/>
    <w:rsid w:val="00CA03B0"/>
    <w:rsid w:val="00CA0440"/>
    <w:rsid w:val="00CA052A"/>
    <w:rsid w:val="00CA11A4"/>
    <w:rsid w:val="00CA1FA7"/>
    <w:rsid w:val="00CA25F7"/>
    <w:rsid w:val="00CA3BE1"/>
    <w:rsid w:val="00CA4CC0"/>
    <w:rsid w:val="00CA6CC5"/>
    <w:rsid w:val="00CA6D7D"/>
    <w:rsid w:val="00CA6ED6"/>
    <w:rsid w:val="00CA79DF"/>
    <w:rsid w:val="00CA7E25"/>
    <w:rsid w:val="00CB0507"/>
    <w:rsid w:val="00CB0BAB"/>
    <w:rsid w:val="00CB0CB2"/>
    <w:rsid w:val="00CB19A7"/>
    <w:rsid w:val="00CB1D2E"/>
    <w:rsid w:val="00CB20CF"/>
    <w:rsid w:val="00CB269A"/>
    <w:rsid w:val="00CB3888"/>
    <w:rsid w:val="00CB440F"/>
    <w:rsid w:val="00CB4B76"/>
    <w:rsid w:val="00CB4E0D"/>
    <w:rsid w:val="00CB587C"/>
    <w:rsid w:val="00CC0050"/>
    <w:rsid w:val="00CC0F39"/>
    <w:rsid w:val="00CC2896"/>
    <w:rsid w:val="00CC3CD3"/>
    <w:rsid w:val="00CC4080"/>
    <w:rsid w:val="00CC50F9"/>
    <w:rsid w:val="00CC5652"/>
    <w:rsid w:val="00CC66F1"/>
    <w:rsid w:val="00CC75CB"/>
    <w:rsid w:val="00CC7CDB"/>
    <w:rsid w:val="00CC7EF0"/>
    <w:rsid w:val="00CD0E45"/>
    <w:rsid w:val="00CD19B6"/>
    <w:rsid w:val="00CD1B22"/>
    <w:rsid w:val="00CD224D"/>
    <w:rsid w:val="00CD34C6"/>
    <w:rsid w:val="00CD5243"/>
    <w:rsid w:val="00CD538E"/>
    <w:rsid w:val="00CD5436"/>
    <w:rsid w:val="00CD5486"/>
    <w:rsid w:val="00CD55AC"/>
    <w:rsid w:val="00CD5888"/>
    <w:rsid w:val="00CD5ED0"/>
    <w:rsid w:val="00CD7E2B"/>
    <w:rsid w:val="00CE076F"/>
    <w:rsid w:val="00CE0F9C"/>
    <w:rsid w:val="00CE2A49"/>
    <w:rsid w:val="00CE3280"/>
    <w:rsid w:val="00CE3BA1"/>
    <w:rsid w:val="00CE40D4"/>
    <w:rsid w:val="00CE4A57"/>
    <w:rsid w:val="00CE4BFB"/>
    <w:rsid w:val="00CE572D"/>
    <w:rsid w:val="00CE5C4A"/>
    <w:rsid w:val="00CE6759"/>
    <w:rsid w:val="00CE6E33"/>
    <w:rsid w:val="00CE73D0"/>
    <w:rsid w:val="00CE7870"/>
    <w:rsid w:val="00CE7E6C"/>
    <w:rsid w:val="00CF05AE"/>
    <w:rsid w:val="00CF071B"/>
    <w:rsid w:val="00CF1B9F"/>
    <w:rsid w:val="00CF3678"/>
    <w:rsid w:val="00CF39BB"/>
    <w:rsid w:val="00CF3CEA"/>
    <w:rsid w:val="00CF40D5"/>
    <w:rsid w:val="00CF41E3"/>
    <w:rsid w:val="00CF42F8"/>
    <w:rsid w:val="00CF4599"/>
    <w:rsid w:val="00CF4FD5"/>
    <w:rsid w:val="00CF507B"/>
    <w:rsid w:val="00CF6038"/>
    <w:rsid w:val="00CF7AAF"/>
    <w:rsid w:val="00D000F7"/>
    <w:rsid w:val="00D006D6"/>
    <w:rsid w:val="00D00C90"/>
    <w:rsid w:val="00D0102C"/>
    <w:rsid w:val="00D01907"/>
    <w:rsid w:val="00D02327"/>
    <w:rsid w:val="00D02590"/>
    <w:rsid w:val="00D040C2"/>
    <w:rsid w:val="00D04204"/>
    <w:rsid w:val="00D04CA0"/>
    <w:rsid w:val="00D0564D"/>
    <w:rsid w:val="00D0569C"/>
    <w:rsid w:val="00D067BC"/>
    <w:rsid w:val="00D06D30"/>
    <w:rsid w:val="00D06DE9"/>
    <w:rsid w:val="00D1046C"/>
    <w:rsid w:val="00D1114C"/>
    <w:rsid w:val="00D11466"/>
    <w:rsid w:val="00D12B6B"/>
    <w:rsid w:val="00D131C7"/>
    <w:rsid w:val="00D1382E"/>
    <w:rsid w:val="00D13CF3"/>
    <w:rsid w:val="00D15672"/>
    <w:rsid w:val="00D159D4"/>
    <w:rsid w:val="00D1675C"/>
    <w:rsid w:val="00D168A2"/>
    <w:rsid w:val="00D178FA"/>
    <w:rsid w:val="00D20B8B"/>
    <w:rsid w:val="00D2117B"/>
    <w:rsid w:val="00D211C3"/>
    <w:rsid w:val="00D21A15"/>
    <w:rsid w:val="00D21CBC"/>
    <w:rsid w:val="00D2232A"/>
    <w:rsid w:val="00D23D55"/>
    <w:rsid w:val="00D2578F"/>
    <w:rsid w:val="00D26509"/>
    <w:rsid w:val="00D26C4A"/>
    <w:rsid w:val="00D26EC1"/>
    <w:rsid w:val="00D30509"/>
    <w:rsid w:val="00D30901"/>
    <w:rsid w:val="00D30BE6"/>
    <w:rsid w:val="00D3102C"/>
    <w:rsid w:val="00D31282"/>
    <w:rsid w:val="00D31866"/>
    <w:rsid w:val="00D31CE3"/>
    <w:rsid w:val="00D322F5"/>
    <w:rsid w:val="00D32DF5"/>
    <w:rsid w:val="00D32EAC"/>
    <w:rsid w:val="00D3394D"/>
    <w:rsid w:val="00D344BE"/>
    <w:rsid w:val="00D34598"/>
    <w:rsid w:val="00D35147"/>
    <w:rsid w:val="00D351D2"/>
    <w:rsid w:val="00D37219"/>
    <w:rsid w:val="00D37DDF"/>
    <w:rsid w:val="00D37F91"/>
    <w:rsid w:val="00D421AC"/>
    <w:rsid w:val="00D421F0"/>
    <w:rsid w:val="00D4279F"/>
    <w:rsid w:val="00D446FD"/>
    <w:rsid w:val="00D44C48"/>
    <w:rsid w:val="00D44C68"/>
    <w:rsid w:val="00D450E6"/>
    <w:rsid w:val="00D46684"/>
    <w:rsid w:val="00D46DE0"/>
    <w:rsid w:val="00D46F60"/>
    <w:rsid w:val="00D471A9"/>
    <w:rsid w:val="00D47DB2"/>
    <w:rsid w:val="00D50D3B"/>
    <w:rsid w:val="00D5105D"/>
    <w:rsid w:val="00D51A65"/>
    <w:rsid w:val="00D5334A"/>
    <w:rsid w:val="00D53C9B"/>
    <w:rsid w:val="00D5546F"/>
    <w:rsid w:val="00D556F5"/>
    <w:rsid w:val="00D55C9D"/>
    <w:rsid w:val="00D5728B"/>
    <w:rsid w:val="00D57DA9"/>
    <w:rsid w:val="00D60723"/>
    <w:rsid w:val="00D60ABC"/>
    <w:rsid w:val="00D60AD2"/>
    <w:rsid w:val="00D61267"/>
    <w:rsid w:val="00D614AB"/>
    <w:rsid w:val="00D61926"/>
    <w:rsid w:val="00D6260F"/>
    <w:rsid w:val="00D63A3A"/>
    <w:rsid w:val="00D643D9"/>
    <w:rsid w:val="00D64BF3"/>
    <w:rsid w:val="00D65B85"/>
    <w:rsid w:val="00D66103"/>
    <w:rsid w:val="00D664A0"/>
    <w:rsid w:val="00D66CFD"/>
    <w:rsid w:val="00D66D3F"/>
    <w:rsid w:val="00D67404"/>
    <w:rsid w:val="00D67430"/>
    <w:rsid w:val="00D674E8"/>
    <w:rsid w:val="00D70CA7"/>
    <w:rsid w:val="00D71275"/>
    <w:rsid w:val="00D7128F"/>
    <w:rsid w:val="00D713EA"/>
    <w:rsid w:val="00D71547"/>
    <w:rsid w:val="00D71EAD"/>
    <w:rsid w:val="00D72B58"/>
    <w:rsid w:val="00D72E36"/>
    <w:rsid w:val="00D74FEA"/>
    <w:rsid w:val="00D755B7"/>
    <w:rsid w:val="00D7577C"/>
    <w:rsid w:val="00D770A3"/>
    <w:rsid w:val="00D77A8F"/>
    <w:rsid w:val="00D80C24"/>
    <w:rsid w:val="00D81125"/>
    <w:rsid w:val="00D81560"/>
    <w:rsid w:val="00D81D8D"/>
    <w:rsid w:val="00D8206B"/>
    <w:rsid w:val="00D824ED"/>
    <w:rsid w:val="00D837EE"/>
    <w:rsid w:val="00D856BB"/>
    <w:rsid w:val="00D86268"/>
    <w:rsid w:val="00D86400"/>
    <w:rsid w:val="00D867FE"/>
    <w:rsid w:val="00D8684F"/>
    <w:rsid w:val="00D869A5"/>
    <w:rsid w:val="00D87742"/>
    <w:rsid w:val="00D8785D"/>
    <w:rsid w:val="00D90183"/>
    <w:rsid w:val="00D9050D"/>
    <w:rsid w:val="00D910F1"/>
    <w:rsid w:val="00D91683"/>
    <w:rsid w:val="00D9288B"/>
    <w:rsid w:val="00D92AA2"/>
    <w:rsid w:val="00D92DB9"/>
    <w:rsid w:val="00D937A2"/>
    <w:rsid w:val="00D94233"/>
    <w:rsid w:val="00D96313"/>
    <w:rsid w:val="00D96E43"/>
    <w:rsid w:val="00D97B10"/>
    <w:rsid w:val="00DA03C9"/>
    <w:rsid w:val="00DA09E7"/>
    <w:rsid w:val="00DA0F4D"/>
    <w:rsid w:val="00DA12C6"/>
    <w:rsid w:val="00DA138A"/>
    <w:rsid w:val="00DA1475"/>
    <w:rsid w:val="00DA226E"/>
    <w:rsid w:val="00DA2745"/>
    <w:rsid w:val="00DA2798"/>
    <w:rsid w:val="00DA2F20"/>
    <w:rsid w:val="00DA3F5C"/>
    <w:rsid w:val="00DA5D5A"/>
    <w:rsid w:val="00DA6C29"/>
    <w:rsid w:val="00DA6CD7"/>
    <w:rsid w:val="00DB126D"/>
    <w:rsid w:val="00DB1425"/>
    <w:rsid w:val="00DB1F02"/>
    <w:rsid w:val="00DB3121"/>
    <w:rsid w:val="00DB326C"/>
    <w:rsid w:val="00DB4BCD"/>
    <w:rsid w:val="00DB59DB"/>
    <w:rsid w:val="00DB7202"/>
    <w:rsid w:val="00DB74B7"/>
    <w:rsid w:val="00DB753F"/>
    <w:rsid w:val="00DB7BF3"/>
    <w:rsid w:val="00DB7E56"/>
    <w:rsid w:val="00DB7E8A"/>
    <w:rsid w:val="00DC0CBA"/>
    <w:rsid w:val="00DC0D65"/>
    <w:rsid w:val="00DC13BB"/>
    <w:rsid w:val="00DC186B"/>
    <w:rsid w:val="00DC3597"/>
    <w:rsid w:val="00DC3646"/>
    <w:rsid w:val="00DC3E2C"/>
    <w:rsid w:val="00DC4117"/>
    <w:rsid w:val="00DC4746"/>
    <w:rsid w:val="00DC4A77"/>
    <w:rsid w:val="00DC5907"/>
    <w:rsid w:val="00DC5CE9"/>
    <w:rsid w:val="00DC5CF3"/>
    <w:rsid w:val="00DC6345"/>
    <w:rsid w:val="00DC6605"/>
    <w:rsid w:val="00DD13BB"/>
    <w:rsid w:val="00DD2692"/>
    <w:rsid w:val="00DD2726"/>
    <w:rsid w:val="00DD2C77"/>
    <w:rsid w:val="00DD2F5D"/>
    <w:rsid w:val="00DD3151"/>
    <w:rsid w:val="00DD383E"/>
    <w:rsid w:val="00DD563F"/>
    <w:rsid w:val="00DD56A5"/>
    <w:rsid w:val="00DD65E9"/>
    <w:rsid w:val="00DD7674"/>
    <w:rsid w:val="00DD7E6F"/>
    <w:rsid w:val="00DE04CB"/>
    <w:rsid w:val="00DE08A5"/>
    <w:rsid w:val="00DE1022"/>
    <w:rsid w:val="00DE128D"/>
    <w:rsid w:val="00DE1CDD"/>
    <w:rsid w:val="00DE2101"/>
    <w:rsid w:val="00DE27A3"/>
    <w:rsid w:val="00DE28CF"/>
    <w:rsid w:val="00DE34A0"/>
    <w:rsid w:val="00DE371E"/>
    <w:rsid w:val="00DE3B32"/>
    <w:rsid w:val="00DE3BCE"/>
    <w:rsid w:val="00DE3CA9"/>
    <w:rsid w:val="00DE45FC"/>
    <w:rsid w:val="00DE4C83"/>
    <w:rsid w:val="00DE5C5F"/>
    <w:rsid w:val="00DE5CCB"/>
    <w:rsid w:val="00DE65DB"/>
    <w:rsid w:val="00DE688C"/>
    <w:rsid w:val="00DE6958"/>
    <w:rsid w:val="00DE6A23"/>
    <w:rsid w:val="00DE7179"/>
    <w:rsid w:val="00DE7909"/>
    <w:rsid w:val="00DF08CF"/>
    <w:rsid w:val="00DF1549"/>
    <w:rsid w:val="00DF1CD4"/>
    <w:rsid w:val="00DF23B4"/>
    <w:rsid w:val="00DF40F1"/>
    <w:rsid w:val="00DF47D3"/>
    <w:rsid w:val="00DF7180"/>
    <w:rsid w:val="00E000E0"/>
    <w:rsid w:val="00E0067B"/>
    <w:rsid w:val="00E0090B"/>
    <w:rsid w:val="00E00D7C"/>
    <w:rsid w:val="00E02E9F"/>
    <w:rsid w:val="00E02FA3"/>
    <w:rsid w:val="00E04B8F"/>
    <w:rsid w:val="00E055F5"/>
    <w:rsid w:val="00E0566F"/>
    <w:rsid w:val="00E05732"/>
    <w:rsid w:val="00E06363"/>
    <w:rsid w:val="00E06625"/>
    <w:rsid w:val="00E06AA6"/>
    <w:rsid w:val="00E079C3"/>
    <w:rsid w:val="00E07DBD"/>
    <w:rsid w:val="00E106C2"/>
    <w:rsid w:val="00E10ECE"/>
    <w:rsid w:val="00E110F5"/>
    <w:rsid w:val="00E11258"/>
    <w:rsid w:val="00E11AA0"/>
    <w:rsid w:val="00E12F5D"/>
    <w:rsid w:val="00E1356A"/>
    <w:rsid w:val="00E14042"/>
    <w:rsid w:val="00E14942"/>
    <w:rsid w:val="00E16038"/>
    <w:rsid w:val="00E1645B"/>
    <w:rsid w:val="00E16B2B"/>
    <w:rsid w:val="00E17019"/>
    <w:rsid w:val="00E1716A"/>
    <w:rsid w:val="00E203EF"/>
    <w:rsid w:val="00E20853"/>
    <w:rsid w:val="00E20861"/>
    <w:rsid w:val="00E21908"/>
    <w:rsid w:val="00E21CD5"/>
    <w:rsid w:val="00E221B2"/>
    <w:rsid w:val="00E2328C"/>
    <w:rsid w:val="00E25965"/>
    <w:rsid w:val="00E25EE6"/>
    <w:rsid w:val="00E26062"/>
    <w:rsid w:val="00E26105"/>
    <w:rsid w:val="00E27D5D"/>
    <w:rsid w:val="00E30852"/>
    <w:rsid w:val="00E30A92"/>
    <w:rsid w:val="00E30B48"/>
    <w:rsid w:val="00E30FC4"/>
    <w:rsid w:val="00E31E6D"/>
    <w:rsid w:val="00E3297D"/>
    <w:rsid w:val="00E337F9"/>
    <w:rsid w:val="00E34366"/>
    <w:rsid w:val="00E34BB7"/>
    <w:rsid w:val="00E35AC8"/>
    <w:rsid w:val="00E361F1"/>
    <w:rsid w:val="00E36B84"/>
    <w:rsid w:val="00E36C1F"/>
    <w:rsid w:val="00E36E19"/>
    <w:rsid w:val="00E3766C"/>
    <w:rsid w:val="00E4008B"/>
    <w:rsid w:val="00E403D3"/>
    <w:rsid w:val="00E412D7"/>
    <w:rsid w:val="00E4168D"/>
    <w:rsid w:val="00E416AC"/>
    <w:rsid w:val="00E41E98"/>
    <w:rsid w:val="00E4295C"/>
    <w:rsid w:val="00E43313"/>
    <w:rsid w:val="00E435FD"/>
    <w:rsid w:val="00E442F2"/>
    <w:rsid w:val="00E45D1A"/>
    <w:rsid w:val="00E463F1"/>
    <w:rsid w:val="00E500D5"/>
    <w:rsid w:val="00E50F8E"/>
    <w:rsid w:val="00E512EB"/>
    <w:rsid w:val="00E51A77"/>
    <w:rsid w:val="00E52028"/>
    <w:rsid w:val="00E53F29"/>
    <w:rsid w:val="00E543F9"/>
    <w:rsid w:val="00E54825"/>
    <w:rsid w:val="00E54B0F"/>
    <w:rsid w:val="00E54BAE"/>
    <w:rsid w:val="00E566CA"/>
    <w:rsid w:val="00E56874"/>
    <w:rsid w:val="00E57614"/>
    <w:rsid w:val="00E57623"/>
    <w:rsid w:val="00E60D28"/>
    <w:rsid w:val="00E60E08"/>
    <w:rsid w:val="00E617F8"/>
    <w:rsid w:val="00E63081"/>
    <w:rsid w:val="00E63209"/>
    <w:rsid w:val="00E63F24"/>
    <w:rsid w:val="00E64F3C"/>
    <w:rsid w:val="00E65071"/>
    <w:rsid w:val="00E6521C"/>
    <w:rsid w:val="00E66A8D"/>
    <w:rsid w:val="00E66E64"/>
    <w:rsid w:val="00E702B1"/>
    <w:rsid w:val="00E71F5B"/>
    <w:rsid w:val="00E722C3"/>
    <w:rsid w:val="00E738FD"/>
    <w:rsid w:val="00E74C24"/>
    <w:rsid w:val="00E75077"/>
    <w:rsid w:val="00E751DE"/>
    <w:rsid w:val="00E762C9"/>
    <w:rsid w:val="00E76942"/>
    <w:rsid w:val="00E769D4"/>
    <w:rsid w:val="00E76A64"/>
    <w:rsid w:val="00E76E01"/>
    <w:rsid w:val="00E77493"/>
    <w:rsid w:val="00E779FB"/>
    <w:rsid w:val="00E80602"/>
    <w:rsid w:val="00E80685"/>
    <w:rsid w:val="00E82277"/>
    <w:rsid w:val="00E82814"/>
    <w:rsid w:val="00E82B3A"/>
    <w:rsid w:val="00E846ED"/>
    <w:rsid w:val="00E85472"/>
    <w:rsid w:val="00E860DA"/>
    <w:rsid w:val="00E8616F"/>
    <w:rsid w:val="00E87DBB"/>
    <w:rsid w:val="00E90233"/>
    <w:rsid w:val="00E9115C"/>
    <w:rsid w:val="00E91C60"/>
    <w:rsid w:val="00E934C4"/>
    <w:rsid w:val="00E93789"/>
    <w:rsid w:val="00E942A9"/>
    <w:rsid w:val="00E94327"/>
    <w:rsid w:val="00E94425"/>
    <w:rsid w:val="00E94605"/>
    <w:rsid w:val="00E9557E"/>
    <w:rsid w:val="00E95DBE"/>
    <w:rsid w:val="00E96113"/>
    <w:rsid w:val="00EA0EB6"/>
    <w:rsid w:val="00EA14B3"/>
    <w:rsid w:val="00EA15C4"/>
    <w:rsid w:val="00EA18D9"/>
    <w:rsid w:val="00EA19BF"/>
    <w:rsid w:val="00EA1B3A"/>
    <w:rsid w:val="00EA2861"/>
    <w:rsid w:val="00EA2AB7"/>
    <w:rsid w:val="00EA3914"/>
    <w:rsid w:val="00EA3E6F"/>
    <w:rsid w:val="00EA406E"/>
    <w:rsid w:val="00EA413E"/>
    <w:rsid w:val="00EA4ED0"/>
    <w:rsid w:val="00EA52E2"/>
    <w:rsid w:val="00EA552C"/>
    <w:rsid w:val="00EA60E9"/>
    <w:rsid w:val="00EA6660"/>
    <w:rsid w:val="00EA6895"/>
    <w:rsid w:val="00EA693F"/>
    <w:rsid w:val="00EA76A4"/>
    <w:rsid w:val="00EA77C8"/>
    <w:rsid w:val="00EA7F89"/>
    <w:rsid w:val="00EB093E"/>
    <w:rsid w:val="00EB0CA3"/>
    <w:rsid w:val="00EB1AF9"/>
    <w:rsid w:val="00EB240B"/>
    <w:rsid w:val="00EB365E"/>
    <w:rsid w:val="00EB54D8"/>
    <w:rsid w:val="00EB5DF0"/>
    <w:rsid w:val="00EB5EB9"/>
    <w:rsid w:val="00EB73AC"/>
    <w:rsid w:val="00EB7D29"/>
    <w:rsid w:val="00EC30CC"/>
    <w:rsid w:val="00EC511F"/>
    <w:rsid w:val="00EC52E7"/>
    <w:rsid w:val="00EC5BAC"/>
    <w:rsid w:val="00ED0850"/>
    <w:rsid w:val="00ED161F"/>
    <w:rsid w:val="00ED1ADB"/>
    <w:rsid w:val="00ED21AD"/>
    <w:rsid w:val="00ED477F"/>
    <w:rsid w:val="00ED51BE"/>
    <w:rsid w:val="00ED539B"/>
    <w:rsid w:val="00ED5781"/>
    <w:rsid w:val="00ED6366"/>
    <w:rsid w:val="00ED64E2"/>
    <w:rsid w:val="00ED6A69"/>
    <w:rsid w:val="00ED703F"/>
    <w:rsid w:val="00ED7107"/>
    <w:rsid w:val="00EE045C"/>
    <w:rsid w:val="00EE135E"/>
    <w:rsid w:val="00EE1917"/>
    <w:rsid w:val="00EE1CA2"/>
    <w:rsid w:val="00EE1CC1"/>
    <w:rsid w:val="00EE1FF4"/>
    <w:rsid w:val="00EE20CB"/>
    <w:rsid w:val="00EE20E2"/>
    <w:rsid w:val="00EE2348"/>
    <w:rsid w:val="00EE235A"/>
    <w:rsid w:val="00EE31A6"/>
    <w:rsid w:val="00EE3C40"/>
    <w:rsid w:val="00EE48E1"/>
    <w:rsid w:val="00EE5347"/>
    <w:rsid w:val="00EE71B2"/>
    <w:rsid w:val="00EF0B8B"/>
    <w:rsid w:val="00EF1159"/>
    <w:rsid w:val="00EF1526"/>
    <w:rsid w:val="00EF2284"/>
    <w:rsid w:val="00EF22AF"/>
    <w:rsid w:val="00EF22B4"/>
    <w:rsid w:val="00EF28AD"/>
    <w:rsid w:val="00EF329E"/>
    <w:rsid w:val="00EF3F4D"/>
    <w:rsid w:val="00EF44C9"/>
    <w:rsid w:val="00EF460D"/>
    <w:rsid w:val="00EF4BA9"/>
    <w:rsid w:val="00EF4F50"/>
    <w:rsid w:val="00EF53CD"/>
    <w:rsid w:val="00EF580A"/>
    <w:rsid w:val="00EF5E18"/>
    <w:rsid w:val="00EF6982"/>
    <w:rsid w:val="00EF705E"/>
    <w:rsid w:val="00F0045C"/>
    <w:rsid w:val="00F01987"/>
    <w:rsid w:val="00F02473"/>
    <w:rsid w:val="00F02B28"/>
    <w:rsid w:val="00F038B9"/>
    <w:rsid w:val="00F03959"/>
    <w:rsid w:val="00F04151"/>
    <w:rsid w:val="00F0456A"/>
    <w:rsid w:val="00F04616"/>
    <w:rsid w:val="00F04CC6"/>
    <w:rsid w:val="00F0648F"/>
    <w:rsid w:val="00F0732E"/>
    <w:rsid w:val="00F0773D"/>
    <w:rsid w:val="00F0791B"/>
    <w:rsid w:val="00F07A5A"/>
    <w:rsid w:val="00F10003"/>
    <w:rsid w:val="00F10EF8"/>
    <w:rsid w:val="00F1157D"/>
    <w:rsid w:val="00F124D5"/>
    <w:rsid w:val="00F12DB6"/>
    <w:rsid w:val="00F12ED2"/>
    <w:rsid w:val="00F13239"/>
    <w:rsid w:val="00F13408"/>
    <w:rsid w:val="00F135E4"/>
    <w:rsid w:val="00F1415F"/>
    <w:rsid w:val="00F146AE"/>
    <w:rsid w:val="00F14A46"/>
    <w:rsid w:val="00F154EB"/>
    <w:rsid w:val="00F16465"/>
    <w:rsid w:val="00F16543"/>
    <w:rsid w:val="00F16CC3"/>
    <w:rsid w:val="00F203C7"/>
    <w:rsid w:val="00F20AD0"/>
    <w:rsid w:val="00F20DA4"/>
    <w:rsid w:val="00F2115A"/>
    <w:rsid w:val="00F21288"/>
    <w:rsid w:val="00F21370"/>
    <w:rsid w:val="00F22BF9"/>
    <w:rsid w:val="00F2346A"/>
    <w:rsid w:val="00F23696"/>
    <w:rsid w:val="00F24A63"/>
    <w:rsid w:val="00F253EE"/>
    <w:rsid w:val="00F26613"/>
    <w:rsid w:val="00F26A38"/>
    <w:rsid w:val="00F2787D"/>
    <w:rsid w:val="00F310E1"/>
    <w:rsid w:val="00F31A69"/>
    <w:rsid w:val="00F33D62"/>
    <w:rsid w:val="00F3520E"/>
    <w:rsid w:val="00F3783B"/>
    <w:rsid w:val="00F40139"/>
    <w:rsid w:val="00F40623"/>
    <w:rsid w:val="00F4074A"/>
    <w:rsid w:val="00F416C6"/>
    <w:rsid w:val="00F431CE"/>
    <w:rsid w:val="00F43788"/>
    <w:rsid w:val="00F43FD8"/>
    <w:rsid w:val="00F44621"/>
    <w:rsid w:val="00F449D2"/>
    <w:rsid w:val="00F44B12"/>
    <w:rsid w:val="00F45054"/>
    <w:rsid w:val="00F45EB5"/>
    <w:rsid w:val="00F45FC0"/>
    <w:rsid w:val="00F467F0"/>
    <w:rsid w:val="00F47681"/>
    <w:rsid w:val="00F4790D"/>
    <w:rsid w:val="00F50140"/>
    <w:rsid w:val="00F50262"/>
    <w:rsid w:val="00F53107"/>
    <w:rsid w:val="00F54D32"/>
    <w:rsid w:val="00F55064"/>
    <w:rsid w:val="00F555BD"/>
    <w:rsid w:val="00F560DE"/>
    <w:rsid w:val="00F56E4E"/>
    <w:rsid w:val="00F56E59"/>
    <w:rsid w:val="00F5792E"/>
    <w:rsid w:val="00F57A80"/>
    <w:rsid w:val="00F57DCD"/>
    <w:rsid w:val="00F600B8"/>
    <w:rsid w:val="00F60240"/>
    <w:rsid w:val="00F60552"/>
    <w:rsid w:val="00F60816"/>
    <w:rsid w:val="00F613E3"/>
    <w:rsid w:val="00F61575"/>
    <w:rsid w:val="00F61884"/>
    <w:rsid w:val="00F618E4"/>
    <w:rsid w:val="00F61E60"/>
    <w:rsid w:val="00F61FDE"/>
    <w:rsid w:val="00F62A0E"/>
    <w:rsid w:val="00F62FA9"/>
    <w:rsid w:val="00F638F2"/>
    <w:rsid w:val="00F647D0"/>
    <w:rsid w:val="00F64A37"/>
    <w:rsid w:val="00F650B2"/>
    <w:rsid w:val="00F65AC0"/>
    <w:rsid w:val="00F67605"/>
    <w:rsid w:val="00F67A82"/>
    <w:rsid w:val="00F67E01"/>
    <w:rsid w:val="00F7030A"/>
    <w:rsid w:val="00F7093B"/>
    <w:rsid w:val="00F718F0"/>
    <w:rsid w:val="00F7201F"/>
    <w:rsid w:val="00F72588"/>
    <w:rsid w:val="00F73C92"/>
    <w:rsid w:val="00F73FDF"/>
    <w:rsid w:val="00F74C9F"/>
    <w:rsid w:val="00F75818"/>
    <w:rsid w:val="00F763A6"/>
    <w:rsid w:val="00F764A2"/>
    <w:rsid w:val="00F77162"/>
    <w:rsid w:val="00F77F3B"/>
    <w:rsid w:val="00F802F2"/>
    <w:rsid w:val="00F81A95"/>
    <w:rsid w:val="00F824F5"/>
    <w:rsid w:val="00F827D5"/>
    <w:rsid w:val="00F82AB3"/>
    <w:rsid w:val="00F82BA2"/>
    <w:rsid w:val="00F83D28"/>
    <w:rsid w:val="00F83DF0"/>
    <w:rsid w:val="00F8407C"/>
    <w:rsid w:val="00F847EE"/>
    <w:rsid w:val="00F8591F"/>
    <w:rsid w:val="00F86034"/>
    <w:rsid w:val="00F86258"/>
    <w:rsid w:val="00F86841"/>
    <w:rsid w:val="00F86B0E"/>
    <w:rsid w:val="00F86CF8"/>
    <w:rsid w:val="00F9024B"/>
    <w:rsid w:val="00F90F76"/>
    <w:rsid w:val="00F91488"/>
    <w:rsid w:val="00F91E6D"/>
    <w:rsid w:val="00F91F2C"/>
    <w:rsid w:val="00F92F20"/>
    <w:rsid w:val="00F9305A"/>
    <w:rsid w:val="00F93C23"/>
    <w:rsid w:val="00F93E4B"/>
    <w:rsid w:val="00F95C97"/>
    <w:rsid w:val="00F968E4"/>
    <w:rsid w:val="00FA0596"/>
    <w:rsid w:val="00FA079A"/>
    <w:rsid w:val="00FA09D3"/>
    <w:rsid w:val="00FA1FC7"/>
    <w:rsid w:val="00FA2E80"/>
    <w:rsid w:val="00FA3033"/>
    <w:rsid w:val="00FA3969"/>
    <w:rsid w:val="00FA3A2F"/>
    <w:rsid w:val="00FA4402"/>
    <w:rsid w:val="00FA4D36"/>
    <w:rsid w:val="00FA4FB2"/>
    <w:rsid w:val="00FA5D87"/>
    <w:rsid w:val="00FA60E0"/>
    <w:rsid w:val="00FA675B"/>
    <w:rsid w:val="00FA6CAA"/>
    <w:rsid w:val="00FA6DB8"/>
    <w:rsid w:val="00FB1323"/>
    <w:rsid w:val="00FB2119"/>
    <w:rsid w:val="00FB2398"/>
    <w:rsid w:val="00FB2D1E"/>
    <w:rsid w:val="00FB3CD3"/>
    <w:rsid w:val="00FB3E49"/>
    <w:rsid w:val="00FB4311"/>
    <w:rsid w:val="00FB4659"/>
    <w:rsid w:val="00FB46DF"/>
    <w:rsid w:val="00FB47B6"/>
    <w:rsid w:val="00FB4822"/>
    <w:rsid w:val="00FB4E82"/>
    <w:rsid w:val="00FB502E"/>
    <w:rsid w:val="00FB5107"/>
    <w:rsid w:val="00FB6977"/>
    <w:rsid w:val="00FB69FD"/>
    <w:rsid w:val="00FB6A0C"/>
    <w:rsid w:val="00FB74C6"/>
    <w:rsid w:val="00FC008C"/>
    <w:rsid w:val="00FC0504"/>
    <w:rsid w:val="00FC19F0"/>
    <w:rsid w:val="00FC1D4C"/>
    <w:rsid w:val="00FC3EF8"/>
    <w:rsid w:val="00FC3F5B"/>
    <w:rsid w:val="00FC41B9"/>
    <w:rsid w:val="00FC5242"/>
    <w:rsid w:val="00FC53B0"/>
    <w:rsid w:val="00FC58DC"/>
    <w:rsid w:val="00FC5ACF"/>
    <w:rsid w:val="00FC5B00"/>
    <w:rsid w:val="00FC5DA7"/>
    <w:rsid w:val="00FC6218"/>
    <w:rsid w:val="00FC6BDD"/>
    <w:rsid w:val="00FC710F"/>
    <w:rsid w:val="00FC7FF9"/>
    <w:rsid w:val="00FD08F8"/>
    <w:rsid w:val="00FD1AF4"/>
    <w:rsid w:val="00FD1FE7"/>
    <w:rsid w:val="00FD25A5"/>
    <w:rsid w:val="00FD2F36"/>
    <w:rsid w:val="00FD3556"/>
    <w:rsid w:val="00FD3E91"/>
    <w:rsid w:val="00FD4A57"/>
    <w:rsid w:val="00FD68CE"/>
    <w:rsid w:val="00FD7475"/>
    <w:rsid w:val="00FE064C"/>
    <w:rsid w:val="00FE181A"/>
    <w:rsid w:val="00FE2B20"/>
    <w:rsid w:val="00FE2E07"/>
    <w:rsid w:val="00FE533C"/>
    <w:rsid w:val="00FE747B"/>
    <w:rsid w:val="00FE7E25"/>
    <w:rsid w:val="00FF0ACA"/>
    <w:rsid w:val="00FF2280"/>
    <w:rsid w:val="00FF2CBF"/>
    <w:rsid w:val="00FF316E"/>
    <w:rsid w:val="00FF3686"/>
    <w:rsid w:val="00FF3A7B"/>
    <w:rsid w:val="00FF3FBA"/>
    <w:rsid w:val="00FF4167"/>
    <w:rsid w:val="00FF4A51"/>
    <w:rsid w:val="00FF4CD8"/>
    <w:rsid w:val="00FF5080"/>
    <w:rsid w:val="00FF5923"/>
    <w:rsid w:val="00FF6017"/>
    <w:rsid w:val="00FF638E"/>
    <w:rsid w:val="00FF6393"/>
    <w:rsid w:val="00FF7374"/>
    <w:rsid w:val="00FF73A1"/>
    <w:rsid w:val="00FF7839"/>
    <w:rsid w:val="00FF785A"/>
    <w:rsid w:val="012AAAEE"/>
    <w:rsid w:val="0143A07A"/>
    <w:rsid w:val="03A53A2D"/>
    <w:rsid w:val="060B9842"/>
    <w:rsid w:val="064A4550"/>
    <w:rsid w:val="0668BB6F"/>
    <w:rsid w:val="081D4E8B"/>
    <w:rsid w:val="09552E74"/>
    <w:rsid w:val="09AAB84E"/>
    <w:rsid w:val="0A1F9A02"/>
    <w:rsid w:val="0AA77F27"/>
    <w:rsid w:val="0AC009BE"/>
    <w:rsid w:val="0B183836"/>
    <w:rsid w:val="0B5029F0"/>
    <w:rsid w:val="0B61A230"/>
    <w:rsid w:val="0C3E67D5"/>
    <w:rsid w:val="0D0E50F8"/>
    <w:rsid w:val="0D174102"/>
    <w:rsid w:val="0D3A7BFA"/>
    <w:rsid w:val="0D6B3488"/>
    <w:rsid w:val="0D7DAC81"/>
    <w:rsid w:val="0E75F863"/>
    <w:rsid w:val="0FEB9874"/>
    <w:rsid w:val="1066AFE5"/>
    <w:rsid w:val="10F9ACBA"/>
    <w:rsid w:val="111EF581"/>
    <w:rsid w:val="118F8831"/>
    <w:rsid w:val="12560B3A"/>
    <w:rsid w:val="128F56F8"/>
    <w:rsid w:val="12A091CF"/>
    <w:rsid w:val="12FF93AF"/>
    <w:rsid w:val="13A3E2AC"/>
    <w:rsid w:val="13E3307A"/>
    <w:rsid w:val="144C208E"/>
    <w:rsid w:val="14F09AED"/>
    <w:rsid w:val="1500B071"/>
    <w:rsid w:val="152F5ADA"/>
    <w:rsid w:val="159833D0"/>
    <w:rsid w:val="15992FEF"/>
    <w:rsid w:val="16DF4E09"/>
    <w:rsid w:val="1717AA0E"/>
    <w:rsid w:val="17F667C7"/>
    <w:rsid w:val="1864D08D"/>
    <w:rsid w:val="19F7DBF9"/>
    <w:rsid w:val="1A02CBFD"/>
    <w:rsid w:val="1A5BEFE7"/>
    <w:rsid w:val="1B61F79C"/>
    <w:rsid w:val="1B63268C"/>
    <w:rsid w:val="1BAEA845"/>
    <w:rsid w:val="1BB903BF"/>
    <w:rsid w:val="1BC29D3F"/>
    <w:rsid w:val="1C0787EC"/>
    <w:rsid w:val="1C197A74"/>
    <w:rsid w:val="1D7CD3F8"/>
    <w:rsid w:val="1F1B66E0"/>
    <w:rsid w:val="1FEA8B07"/>
    <w:rsid w:val="203458C3"/>
    <w:rsid w:val="2140ED93"/>
    <w:rsid w:val="21BB7A59"/>
    <w:rsid w:val="2253E087"/>
    <w:rsid w:val="232D0AC0"/>
    <w:rsid w:val="234DBB01"/>
    <w:rsid w:val="23B6C5CD"/>
    <w:rsid w:val="24111847"/>
    <w:rsid w:val="254B0E4A"/>
    <w:rsid w:val="25B27949"/>
    <w:rsid w:val="25B6124F"/>
    <w:rsid w:val="2666A3C0"/>
    <w:rsid w:val="26A2E3DB"/>
    <w:rsid w:val="27986D36"/>
    <w:rsid w:val="27B332C7"/>
    <w:rsid w:val="27C8F3B4"/>
    <w:rsid w:val="27EC73ED"/>
    <w:rsid w:val="28131780"/>
    <w:rsid w:val="28E5C58B"/>
    <w:rsid w:val="29E23F52"/>
    <w:rsid w:val="29F7DCE3"/>
    <w:rsid w:val="2A0DA93D"/>
    <w:rsid w:val="2A2F559D"/>
    <w:rsid w:val="2A6E5A77"/>
    <w:rsid w:val="2ABCD9E8"/>
    <w:rsid w:val="2ACCB3F9"/>
    <w:rsid w:val="2AD4A084"/>
    <w:rsid w:val="2AE7E42B"/>
    <w:rsid w:val="2C7070E5"/>
    <w:rsid w:val="2D28268E"/>
    <w:rsid w:val="2D2B1AEB"/>
    <w:rsid w:val="2E311E11"/>
    <w:rsid w:val="2E5F0B4D"/>
    <w:rsid w:val="2EC8897B"/>
    <w:rsid w:val="3015DC9A"/>
    <w:rsid w:val="3095AD7C"/>
    <w:rsid w:val="30F9C115"/>
    <w:rsid w:val="318BAB15"/>
    <w:rsid w:val="3274AF5F"/>
    <w:rsid w:val="33882579"/>
    <w:rsid w:val="33B1AEB4"/>
    <w:rsid w:val="33E975E1"/>
    <w:rsid w:val="359D3F5E"/>
    <w:rsid w:val="35CDA676"/>
    <w:rsid w:val="35D72793"/>
    <w:rsid w:val="35EE9B8D"/>
    <w:rsid w:val="3626311D"/>
    <w:rsid w:val="373813A0"/>
    <w:rsid w:val="380D8432"/>
    <w:rsid w:val="384BC13C"/>
    <w:rsid w:val="3858D415"/>
    <w:rsid w:val="39171488"/>
    <w:rsid w:val="39303CE5"/>
    <w:rsid w:val="395608BD"/>
    <w:rsid w:val="395CA2EF"/>
    <w:rsid w:val="3A2F97FA"/>
    <w:rsid w:val="3AA1E1E2"/>
    <w:rsid w:val="3C716D60"/>
    <w:rsid w:val="3C74BE71"/>
    <w:rsid w:val="3CADD0B5"/>
    <w:rsid w:val="3CF35F1C"/>
    <w:rsid w:val="3DDE6B3B"/>
    <w:rsid w:val="3E6FAE2C"/>
    <w:rsid w:val="3ECD8D50"/>
    <w:rsid w:val="3FB4B54F"/>
    <w:rsid w:val="3FE7050E"/>
    <w:rsid w:val="40232ED3"/>
    <w:rsid w:val="405CF58E"/>
    <w:rsid w:val="4087BD69"/>
    <w:rsid w:val="40F20281"/>
    <w:rsid w:val="41156F9C"/>
    <w:rsid w:val="437AFEB4"/>
    <w:rsid w:val="43AF1938"/>
    <w:rsid w:val="442D93F6"/>
    <w:rsid w:val="453E4789"/>
    <w:rsid w:val="45690F64"/>
    <w:rsid w:val="4672A0B5"/>
    <w:rsid w:val="468640D9"/>
    <w:rsid w:val="4739CACD"/>
    <w:rsid w:val="4865A993"/>
    <w:rsid w:val="48E21B40"/>
    <w:rsid w:val="48F15DD9"/>
    <w:rsid w:val="49450C58"/>
    <w:rsid w:val="4A178022"/>
    <w:rsid w:val="4B096D16"/>
    <w:rsid w:val="4BB97EBC"/>
    <w:rsid w:val="4CD170B0"/>
    <w:rsid w:val="4CF8153E"/>
    <w:rsid w:val="4D05F616"/>
    <w:rsid w:val="4D0757D7"/>
    <w:rsid w:val="4DD32615"/>
    <w:rsid w:val="4DFD8247"/>
    <w:rsid w:val="4E3F7A41"/>
    <w:rsid w:val="4EA01D59"/>
    <w:rsid w:val="5007E282"/>
    <w:rsid w:val="504E3B32"/>
    <w:rsid w:val="5191E094"/>
    <w:rsid w:val="51C2063F"/>
    <w:rsid w:val="52F14403"/>
    <w:rsid w:val="538AA151"/>
    <w:rsid w:val="538BD041"/>
    <w:rsid w:val="53C2858F"/>
    <w:rsid w:val="542C22FA"/>
    <w:rsid w:val="548C7D01"/>
    <w:rsid w:val="54FB9F3F"/>
    <w:rsid w:val="55858D1D"/>
    <w:rsid w:val="55F28960"/>
    <w:rsid w:val="5617C85D"/>
    <w:rsid w:val="561A01D4"/>
    <w:rsid w:val="56720999"/>
    <w:rsid w:val="5726BA53"/>
    <w:rsid w:val="576CAD61"/>
    <w:rsid w:val="57EBEB32"/>
    <w:rsid w:val="581D5148"/>
    <w:rsid w:val="591F483F"/>
    <w:rsid w:val="5A2E9B0C"/>
    <w:rsid w:val="5B64A717"/>
    <w:rsid w:val="5B8DF881"/>
    <w:rsid w:val="5CBB09A3"/>
    <w:rsid w:val="5D4CA432"/>
    <w:rsid w:val="5D5D84FA"/>
    <w:rsid w:val="5DD894E6"/>
    <w:rsid w:val="5E338D04"/>
    <w:rsid w:val="5E589D00"/>
    <w:rsid w:val="5FB16FAB"/>
    <w:rsid w:val="5FC07497"/>
    <w:rsid w:val="610BA355"/>
    <w:rsid w:val="610CAED2"/>
    <w:rsid w:val="61295E05"/>
    <w:rsid w:val="6153FDA7"/>
    <w:rsid w:val="615F8699"/>
    <w:rsid w:val="617B9E54"/>
    <w:rsid w:val="6243DEE5"/>
    <w:rsid w:val="627D0569"/>
    <w:rsid w:val="628567DA"/>
    <w:rsid w:val="64D1F719"/>
    <w:rsid w:val="653D5F67"/>
    <w:rsid w:val="66C03A9A"/>
    <w:rsid w:val="66F819FF"/>
    <w:rsid w:val="66FCDF5C"/>
    <w:rsid w:val="67FC8051"/>
    <w:rsid w:val="688249E7"/>
    <w:rsid w:val="68BA91A0"/>
    <w:rsid w:val="68F6DDA5"/>
    <w:rsid w:val="69251DEF"/>
    <w:rsid w:val="692DE246"/>
    <w:rsid w:val="6A60E628"/>
    <w:rsid w:val="6B4BC080"/>
    <w:rsid w:val="6BBD6001"/>
    <w:rsid w:val="6BECAFA1"/>
    <w:rsid w:val="6C2D04A7"/>
    <w:rsid w:val="6C4DBE4B"/>
    <w:rsid w:val="6C7A8536"/>
    <w:rsid w:val="6CF3A0AA"/>
    <w:rsid w:val="6D7ACC01"/>
    <w:rsid w:val="6E37099E"/>
    <w:rsid w:val="6E3AA00B"/>
    <w:rsid w:val="6EE9D0B6"/>
    <w:rsid w:val="6F9644D4"/>
    <w:rsid w:val="6FD8AB12"/>
    <w:rsid w:val="6FE2813F"/>
    <w:rsid w:val="7000A4C1"/>
    <w:rsid w:val="7015266E"/>
    <w:rsid w:val="70E16283"/>
    <w:rsid w:val="719DAAB8"/>
    <w:rsid w:val="71D42957"/>
    <w:rsid w:val="726D59CE"/>
    <w:rsid w:val="726FC64A"/>
    <w:rsid w:val="728BAC2F"/>
    <w:rsid w:val="73CAC72E"/>
    <w:rsid w:val="7452A912"/>
    <w:rsid w:val="74BD84DE"/>
    <w:rsid w:val="76DCB758"/>
    <w:rsid w:val="77D27289"/>
    <w:rsid w:val="78440253"/>
    <w:rsid w:val="786F61A6"/>
    <w:rsid w:val="789E21AF"/>
    <w:rsid w:val="78AB0A49"/>
    <w:rsid w:val="79AF4862"/>
    <w:rsid w:val="7A1A5166"/>
    <w:rsid w:val="7A8BA48F"/>
    <w:rsid w:val="7AE866EB"/>
    <w:rsid w:val="7B2F91A6"/>
    <w:rsid w:val="7B644120"/>
    <w:rsid w:val="7BC821E8"/>
    <w:rsid w:val="7D4A6545"/>
    <w:rsid w:val="7DB01E4A"/>
    <w:rsid w:val="7E2A2042"/>
    <w:rsid w:val="7EF87631"/>
    <w:rsid w:val="7F9C7EF6"/>
    <w:rsid w:val="7FD62F5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C491"/>
  <w15:chartTrackingRefBased/>
  <w15:docId w15:val="{4CC62B02-C49C-472D-93E9-2CC67640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E9A"/>
    <w:pPr>
      <w:jc w:val="both"/>
    </w:pPr>
    <w:rPr>
      <w:rFonts w:ascii="Montserrat" w:eastAsia="Times New Roman" w:hAnsi="Montserrat" w:cs="Times New Roman"/>
      <w:color w:val="666666"/>
      <w:kern w:val="0"/>
      <w:sz w:val="20"/>
      <w:lang w:eastAsia="en-GB"/>
      <w14:ligatures w14:val="none"/>
    </w:rPr>
  </w:style>
  <w:style w:type="paragraph" w:styleId="Heading1">
    <w:name w:val="heading 1"/>
    <w:basedOn w:val="Normal"/>
    <w:link w:val="Heading1Char"/>
    <w:uiPriority w:val="9"/>
    <w:qFormat/>
    <w:rsid w:val="0090123B"/>
    <w:pPr>
      <w:spacing w:before="240" w:after="120"/>
      <w:outlineLvl w:val="0"/>
    </w:pPr>
    <w:rPr>
      <w:rFonts w:cs="Calibri"/>
      <w:b/>
      <w:bCs/>
      <w:kern w:val="36"/>
      <w:sz w:val="40"/>
      <w:szCs w:val="40"/>
      <w:lang w:val="en-GB"/>
    </w:rPr>
  </w:style>
  <w:style w:type="paragraph" w:styleId="Heading2">
    <w:name w:val="heading 2"/>
    <w:basedOn w:val="Normal"/>
    <w:link w:val="Heading2Char"/>
    <w:uiPriority w:val="9"/>
    <w:qFormat/>
    <w:rsid w:val="000A3570"/>
    <w:pPr>
      <w:spacing w:before="240" w:after="240"/>
      <w:outlineLvl w:val="1"/>
    </w:pPr>
    <w:rPr>
      <w:rFonts w:ascii="Montserrat Medium" w:hAnsi="Montserrat Medium" w:cs="Calibri"/>
      <w:sz w:val="32"/>
      <w:szCs w:val="32"/>
    </w:rPr>
  </w:style>
  <w:style w:type="paragraph" w:styleId="Heading3">
    <w:name w:val="heading 3"/>
    <w:basedOn w:val="Normal"/>
    <w:next w:val="Normal"/>
    <w:link w:val="Heading3Char"/>
    <w:uiPriority w:val="9"/>
    <w:unhideWhenUsed/>
    <w:qFormat/>
    <w:rsid w:val="00A8614E"/>
    <w:pPr>
      <w:keepNext/>
      <w:keepLines/>
      <w:outlineLvl w:val="2"/>
    </w:pPr>
    <w:rPr>
      <w:rFonts w:eastAsiaTheme="majorEastAsia" w:cstheme="majorBidi"/>
      <w:b/>
      <w:color w:val="1F3763"/>
      <w:sz w:val="22"/>
      <w:szCs w:val="22"/>
      <w:lang w:val="en-US"/>
    </w:rPr>
  </w:style>
  <w:style w:type="paragraph" w:styleId="Heading4">
    <w:name w:val="heading 4"/>
    <w:basedOn w:val="Normal"/>
    <w:next w:val="Normal"/>
    <w:link w:val="Heading4Char"/>
    <w:uiPriority w:val="9"/>
    <w:unhideWhenUsed/>
    <w:qFormat/>
    <w:rsid w:val="005C062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1E1F"/>
    <w:pPr>
      <w:keepNext/>
      <w:keepLines/>
      <w:spacing w:before="40" w:line="276" w:lineRule="auto"/>
      <w:ind w:left="1008" w:hanging="1008"/>
      <w:outlineLvl w:val="4"/>
    </w:pPr>
    <w:rPr>
      <w:rFonts w:asciiTheme="majorHAnsi" w:eastAsiaTheme="majorEastAsia" w:hAnsiTheme="majorHAnsi" w:cstheme="majorBidi"/>
      <w:color w:val="2F5496"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3C1E1F"/>
    <w:pPr>
      <w:keepNext/>
      <w:keepLines/>
      <w:spacing w:before="40" w:line="276" w:lineRule="auto"/>
      <w:ind w:left="1152" w:hanging="1152"/>
      <w:outlineLvl w:val="5"/>
    </w:pPr>
    <w:rPr>
      <w:rFonts w:asciiTheme="majorHAnsi" w:eastAsiaTheme="majorEastAsia" w:hAnsiTheme="majorHAnsi" w:cstheme="majorBidi"/>
      <w:color w:val="1F3763"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3C1E1F"/>
    <w:pPr>
      <w:keepNext/>
      <w:keepLines/>
      <w:spacing w:before="40" w:line="276" w:lineRule="auto"/>
      <w:ind w:left="1296" w:hanging="1296"/>
      <w:outlineLvl w:val="6"/>
    </w:pPr>
    <w:rPr>
      <w:rFonts w:asciiTheme="majorHAnsi" w:eastAsiaTheme="majorEastAsia" w:hAnsiTheme="majorHAnsi" w:cstheme="majorBidi"/>
      <w:i/>
      <w:iCs/>
      <w:color w:val="1F3763"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3C1E1F"/>
    <w:pPr>
      <w:keepNext/>
      <w:keepLines/>
      <w:spacing w:before="40" w:line="276" w:lineRule="auto"/>
      <w:ind w:left="1440" w:hanging="14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3C1E1F"/>
    <w:pPr>
      <w:keepNext/>
      <w:keepLines/>
      <w:spacing w:before="40" w:line="276" w:lineRule="auto"/>
      <w:ind w:left="1584" w:hanging="1584"/>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B4C"/>
    <w:pPr>
      <w:tabs>
        <w:tab w:val="center" w:pos="4513"/>
        <w:tab w:val="right" w:pos="9026"/>
      </w:tabs>
    </w:pPr>
  </w:style>
  <w:style w:type="character" w:customStyle="1" w:styleId="HeaderChar">
    <w:name w:val="Header Char"/>
    <w:basedOn w:val="DefaultParagraphFont"/>
    <w:link w:val="Header"/>
    <w:uiPriority w:val="99"/>
    <w:rsid w:val="001F5B4C"/>
  </w:style>
  <w:style w:type="paragraph" w:styleId="Footer">
    <w:name w:val="footer"/>
    <w:basedOn w:val="Normal"/>
    <w:link w:val="FooterChar"/>
    <w:uiPriority w:val="99"/>
    <w:unhideWhenUsed/>
    <w:rsid w:val="001F5B4C"/>
    <w:pPr>
      <w:tabs>
        <w:tab w:val="center" w:pos="4513"/>
        <w:tab w:val="right" w:pos="9026"/>
      </w:tabs>
    </w:pPr>
  </w:style>
  <w:style w:type="character" w:customStyle="1" w:styleId="FooterChar">
    <w:name w:val="Footer Char"/>
    <w:basedOn w:val="DefaultParagraphFont"/>
    <w:link w:val="Footer"/>
    <w:uiPriority w:val="99"/>
    <w:rsid w:val="001F5B4C"/>
  </w:style>
  <w:style w:type="table" w:styleId="TableGrid">
    <w:name w:val="Table Grid"/>
    <w:basedOn w:val="TableNormal"/>
    <w:uiPriority w:val="39"/>
    <w:rsid w:val="001F5B4C"/>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F5B4C"/>
    <w:rPr>
      <w:rFonts w:eastAsiaTheme="minorEastAsia"/>
      <w:kern w:val="0"/>
      <w:sz w:val="22"/>
      <w:szCs w:val="22"/>
      <w:lang w:val="en-US" w:eastAsia="zh-CN"/>
      <w14:ligatures w14:val="none"/>
    </w:rPr>
  </w:style>
  <w:style w:type="paragraph" w:styleId="NormalWeb">
    <w:name w:val="Normal (Web)"/>
    <w:basedOn w:val="Normal"/>
    <w:uiPriority w:val="99"/>
    <w:unhideWhenUsed/>
    <w:rsid w:val="001F5B4C"/>
    <w:pPr>
      <w:spacing w:before="100" w:beforeAutospacing="1" w:after="100" w:afterAutospacing="1"/>
      <w:jc w:val="left"/>
    </w:pPr>
    <w:rPr>
      <w:rFonts w:ascii="Times New Roman" w:hAnsi="Times New Roman"/>
      <w:sz w:val="24"/>
    </w:rPr>
  </w:style>
  <w:style w:type="character" w:customStyle="1" w:styleId="Heading1Char">
    <w:name w:val="Heading 1 Char"/>
    <w:basedOn w:val="DefaultParagraphFont"/>
    <w:link w:val="Heading1"/>
    <w:uiPriority w:val="9"/>
    <w:rsid w:val="0090123B"/>
    <w:rPr>
      <w:rFonts w:ascii="Montserrat" w:eastAsia="Times New Roman" w:hAnsi="Montserrat" w:cs="Calibri"/>
      <w:b/>
      <w:bCs/>
      <w:color w:val="666666"/>
      <w:kern w:val="36"/>
      <w:sz w:val="40"/>
      <w:szCs w:val="40"/>
      <w:lang w:val="en-GB" w:eastAsia="en-GB"/>
      <w14:ligatures w14:val="none"/>
    </w:rPr>
  </w:style>
  <w:style w:type="character" w:customStyle="1" w:styleId="Heading2Char">
    <w:name w:val="Heading 2 Char"/>
    <w:basedOn w:val="DefaultParagraphFont"/>
    <w:link w:val="Heading2"/>
    <w:uiPriority w:val="9"/>
    <w:rsid w:val="000A3570"/>
    <w:rPr>
      <w:rFonts w:ascii="Montserrat Medium" w:eastAsia="Times New Roman" w:hAnsi="Montserrat Medium" w:cs="Calibri"/>
      <w:color w:val="666666"/>
      <w:kern w:val="0"/>
      <w:sz w:val="32"/>
      <w:szCs w:val="32"/>
      <w:lang w:eastAsia="en-GB"/>
      <w14:ligatures w14:val="none"/>
    </w:rPr>
  </w:style>
  <w:style w:type="character" w:styleId="Hyperlink">
    <w:name w:val="Hyperlink"/>
    <w:basedOn w:val="DefaultParagraphFont"/>
    <w:uiPriority w:val="99"/>
    <w:unhideWhenUsed/>
    <w:rsid w:val="00B03D85"/>
    <w:rPr>
      <w:color w:val="0563C1" w:themeColor="hyperlink"/>
      <w:u w:val="single"/>
    </w:rPr>
  </w:style>
  <w:style w:type="character" w:styleId="UnresolvedMention">
    <w:name w:val="Unresolved Mention"/>
    <w:basedOn w:val="DefaultParagraphFont"/>
    <w:uiPriority w:val="99"/>
    <w:semiHidden/>
    <w:unhideWhenUsed/>
    <w:rsid w:val="00B03D85"/>
    <w:rPr>
      <w:color w:val="605E5C"/>
      <w:shd w:val="clear" w:color="auto" w:fill="E1DFDD"/>
    </w:rPr>
  </w:style>
  <w:style w:type="paragraph" w:styleId="ListParagraph">
    <w:name w:val="List Paragraph"/>
    <w:basedOn w:val="Normal"/>
    <w:uiPriority w:val="34"/>
    <w:qFormat/>
    <w:rsid w:val="00B03D85"/>
    <w:pPr>
      <w:ind w:left="720"/>
      <w:contextualSpacing/>
    </w:pPr>
  </w:style>
  <w:style w:type="character" w:customStyle="1" w:styleId="Heading3Char">
    <w:name w:val="Heading 3 Char"/>
    <w:basedOn w:val="DefaultParagraphFont"/>
    <w:link w:val="Heading3"/>
    <w:uiPriority w:val="9"/>
    <w:rsid w:val="00A8614E"/>
    <w:rPr>
      <w:rFonts w:ascii="Montserrat" w:eastAsiaTheme="majorEastAsia" w:hAnsi="Montserrat" w:cstheme="majorBidi"/>
      <w:b/>
      <w:color w:val="1F3763"/>
      <w:kern w:val="0"/>
      <w:sz w:val="22"/>
      <w:szCs w:val="22"/>
      <w:lang w:val="en-US" w:eastAsia="en-GB"/>
      <w14:ligatures w14:val="none"/>
    </w:rPr>
  </w:style>
  <w:style w:type="character" w:styleId="Strong">
    <w:name w:val="Strong"/>
    <w:basedOn w:val="DefaultParagraphFont"/>
    <w:uiPriority w:val="22"/>
    <w:qFormat/>
    <w:rsid w:val="002D15C0"/>
    <w:rPr>
      <w:b/>
      <w:bCs/>
    </w:rPr>
  </w:style>
  <w:style w:type="character" w:customStyle="1" w:styleId="apple-converted-space">
    <w:name w:val="apple-converted-space"/>
    <w:basedOn w:val="DefaultParagraphFont"/>
    <w:rsid w:val="002D15C0"/>
  </w:style>
  <w:style w:type="paragraph" w:styleId="Subtitle">
    <w:name w:val="Subtitle"/>
    <w:basedOn w:val="Normal"/>
    <w:next w:val="Normal"/>
    <w:link w:val="SubtitleChar"/>
    <w:uiPriority w:val="11"/>
    <w:qFormat/>
    <w:rsid w:val="006051D4"/>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6051D4"/>
    <w:rPr>
      <w:rFonts w:eastAsiaTheme="minorEastAsia"/>
      <w:color w:val="5A5A5A" w:themeColor="text1" w:themeTint="A5"/>
      <w:spacing w:val="15"/>
      <w:sz w:val="22"/>
      <w:szCs w:val="22"/>
    </w:rPr>
  </w:style>
  <w:style w:type="character" w:customStyle="1" w:styleId="Heading4Char">
    <w:name w:val="Heading 4 Char"/>
    <w:basedOn w:val="DefaultParagraphFont"/>
    <w:link w:val="Heading4"/>
    <w:uiPriority w:val="9"/>
    <w:rsid w:val="005C062D"/>
    <w:rPr>
      <w:rFonts w:asciiTheme="majorHAnsi" w:eastAsiaTheme="majorEastAsia" w:hAnsiTheme="majorHAnsi" w:cstheme="majorBidi"/>
      <w:i/>
      <w:iCs/>
      <w:color w:val="2F5496" w:themeColor="accent1" w:themeShade="BF"/>
      <w:sz w:val="20"/>
    </w:rPr>
  </w:style>
  <w:style w:type="character" w:styleId="FollowedHyperlink">
    <w:name w:val="FollowedHyperlink"/>
    <w:basedOn w:val="DefaultParagraphFont"/>
    <w:uiPriority w:val="99"/>
    <w:semiHidden/>
    <w:unhideWhenUsed/>
    <w:rsid w:val="003F4D17"/>
    <w:rPr>
      <w:color w:val="954F72" w:themeColor="followedHyperlink"/>
      <w:u w:val="single"/>
    </w:rPr>
  </w:style>
  <w:style w:type="character" w:customStyle="1" w:styleId="apple-tab-span">
    <w:name w:val="apple-tab-span"/>
    <w:basedOn w:val="DefaultParagraphFont"/>
    <w:rsid w:val="00677229"/>
  </w:style>
  <w:style w:type="paragraph" w:customStyle="1" w:styleId="Normalbold">
    <w:name w:val="Normal (bold)"/>
    <w:basedOn w:val="Normal"/>
    <w:qFormat/>
    <w:rsid w:val="00587E90"/>
    <w:pPr>
      <w:jc w:val="left"/>
    </w:pPr>
    <w:rPr>
      <w:rFonts w:ascii="Montserrat Medium" w:hAnsi="Montserrat Medium"/>
      <w:color w:val="595959" w:themeColor="text1" w:themeTint="A6"/>
      <w:szCs w:val="22"/>
      <w:lang w:val="en-GB"/>
    </w:rPr>
  </w:style>
  <w:style w:type="numbering" w:customStyle="1" w:styleId="CurrentList1">
    <w:name w:val="Current List1"/>
    <w:uiPriority w:val="99"/>
    <w:rsid w:val="00872474"/>
    <w:pPr>
      <w:numPr>
        <w:numId w:val="29"/>
      </w:numPr>
    </w:pPr>
  </w:style>
  <w:style w:type="paragraph" w:styleId="Revision">
    <w:name w:val="Revision"/>
    <w:hidden/>
    <w:uiPriority w:val="99"/>
    <w:semiHidden/>
    <w:rsid w:val="003E584A"/>
    <w:rPr>
      <w:rFonts w:ascii="Montserrat" w:eastAsia="Times New Roman" w:hAnsi="Montserrat" w:cs="Times New Roman"/>
      <w:color w:val="666666"/>
      <w:kern w:val="0"/>
      <w:sz w:val="20"/>
      <w:lang w:eastAsia="en-GB"/>
      <w14:ligatures w14:val="none"/>
    </w:rPr>
  </w:style>
  <w:style w:type="character" w:styleId="CommentReference">
    <w:name w:val="annotation reference"/>
    <w:basedOn w:val="DefaultParagraphFont"/>
    <w:uiPriority w:val="99"/>
    <w:semiHidden/>
    <w:unhideWhenUsed/>
    <w:rsid w:val="0091167E"/>
    <w:rPr>
      <w:sz w:val="16"/>
      <w:szCs w:val="16"/>
    </w:rPr>
  </w:style>
  <w:style w:type="paragraph" w:styleId="CommentText">
    <w:name w:val="annotation text"/>
    <w:basedOn w:val="Normal"/>
    <w:link w:val="CommentTextChar"/>
    <w:uiPriority w:val="99"/>
    <w:unhideWhenUsed/>
    <w:rsid w:val="0091167E"/>
    <w:rPr>
      <w:szCs w:val="20"/>
    </w:rPr>
  </w:style>
  <w:style w:type="character" w:customStyle="1" w:styleId="CommentTextChar">
    <w:name w:val="Comment Text Char"/>
    <w:basedOn w:val="DefaultParagraphFont"/>
    <w:link w:val="CommentText"/>
    <w:uiPriority w:val="99"/>
    <w:rsid w:val="0091167E"/>
    <w:rPr>
      <w:rFonts w:ascii="Montserrat" w:eastAsia="Times New Roman" w:hAnsi="Montserrat" w:cs="Times New Roman"/>
      <w:color w:val="666666"/>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91167E"/>
    <w:rPr>
      <w:b/>
      <w:bCs/>
    </w:rPr>
  </w:style>
  <w:style w:type="character" w:customStyle="1" w:styleId="CommentSubjectChar">
    <w:name w:val="Comment Subject Char"/>
    <w:basedOn w:val="CommentTextChar"/>
    <w:link w:val="CommentSubject"/>
    <w:uiPriority w:val="99"/>
    <w:semiHidden/>
    <w:rsid w:val="0091167E"/>
    <w:rPr>
      <w:rFonts w:ascii="Montserrat" w:eastAsia="Times New Roman" w:hAnsi="Montserrat" w:cs="Times New Roman"/>
      <w:b/>
      <w:bCs/>
      <w:color w:val="666666"/>
      <w:kern w:val="0"/>
      <w:sz w:val="20"/>
      <w:szCs w:val="20"/>
      <w:lang w:eastAsia="en-GB"/>
      <w14:ligatures w14:val="none"/>
    </w:rPr>
  </w:style>
  <w:style w:type="character" w:styleId="Mention">
    <w:name w:val="Mention"/>
    <w:basedOn w:val="DefaultParagraphFont"/>
    <w:uiPriority w:val="99"/>
    <w:unhideWhenUsed/>
    <w:rsid w:val="0065484C"/>
    <w:rPr>
      <w:color w:val="2B579A"/>
      <w:shd w:val="clear" w:color="auto" w:fill="E1DFDD"/>
    </w:rPr>
  </w:style>
  <w:style w:type="character" w:customStyle="1" w:styleId="Heading5Char">
    <w:name w:val="Heading 5 Char"/>
    <w:basedOn w:val="DefaultParagraphFont"/>
    <w:link w:val="Heading5"/>
    <w:uiPriority w:val="9"/>
    <w:semiHidden/>
    <w:rsid w:val="003C1E1F"/>
    <w:rPr>
      <w:rFonts w:asciiTheme="majorHAnsi" w:eastAsiaTheme="majorEastAsia" w:hAnsiTheme="majorHAnsi" w:cstheme="majorBidi"/>
      <w:color w:val="2F5496" w:themeColor="accent1" w:themeShade="BF"/>
      <w:kern w:val="0"/>
      <w:sz w:val="22"/>
      <w:szCs w:val="22"/>
      <w:lang w:val="en-US"/>
      <w14:ligatures w14:val="none"/>
    </w:rPr>
  </w:style>
  <w:style w:type="character" w:customStyle="1" w:styleId="Heading6Char">
    <w:name w:val="Heading 6 Char"/>
    <w:basedOn w:val="DefaultParagraphFont"/>
    <w:link w:val="Heading6"/>
    <w:uiPriority w:val="9"/>
    <w:semiHidden/>
    <w:rsid w:val="003C1E1F"/>
    <w:rPr>
      <w:rFonts w:asciiTheme="majorHAnsi" w:eastAsiaTheme="majorEastAsia" w:hAnsiTheme="majorHAnsi" w:cstheme="majorBidi"/>
      <w:color w:val="1F3763" w:themeColor="accent1" w:themeShade="7F"/>
      <w:kern w:val="0"/>
      <w:sz w:val="22"/>
      <w:szCs w:val="22"/>
      <w:lang w:val="en-US"/>
      <w14:ligatures w14:val="none"/>
    </w:rPr>
  </w:style>
  <w:style w:type="character" w:customStyle="1" w:styleId="Heading7Char">
    <w:name w:val="Heading 7 Char"/>
    <w:basedOn w:val="DefaultParagraphFont"/>
    <w:link w:val="Heading7"/>
    <w:uiPriority w:val="9"/>
    <w:semiHidden/>
    <w:rsid w:val="003C1E1F"/>
    <w:rPr>
      <w:rFonts w:asciiTheme="majorHAnsi" w:eastAsiaTheme="majorEastAsia" w:hAnsiTheme="majorHAnsi" w:cstheme="majorBidi"/>
      <w:i/>
      <w:iCs/>
      <w:color w:val="1F3763" w:themeColor="accent1" w:themeShade="7F"/>
      <w:kern w:val="0"/>
      <w:sz w:val="22"/>
      <w:szCs w:val="22"/>
      <w:lang w:val="en-US"/>
      <w14:ligatures w14:val="none"/>
    </w:rPr>
  </w:style>
  <w:style w:type="character" w:customStyle="1" w:styleId="Heading8Char">
    <w:name w:val="Heading 8 Char"/>
    <w:basedOn w:val="DefaultParagraphFont"/>
    <w:link w:val="Heading8"/>
    <w:uiPriority w:val="9"/>
    <w:semiHidden/>
    <w:rsid w:val="003C1E1F"/>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3C1E1F"/>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aragraph">
    <w:name w:val="paragraph"/>
    <w:basedOn w:val="Normal"/>
    <w:rsid w:val="00107111"/>
    <w:pPr>
      <w:spacing w:before="100" w:beforeAutospacing="1" w:after="100" w:afterAutospacing="1"/>
      <w:jc w:val="left"/>
    </w:pPr>
    <w:rPr>
      <w:rFonts w:ascii="Times New Roman" w:hAnsi="Times New Roman"/>
      <w:color w:val="auto"/>
      <w:sz w:val="24"/>
      <w:lang w:eastAsia="en-ZA"/>
    </w:rPr>
  </w:style>
  <w:style w:type="character" w:customStyle="1" w:styleId="normaltextrun">
    <w:name w:val="normaltextrun"/>
    <w:basedOn w:val="DefaultParagraphFont"/>
    <w:rsid w:val="00107111"/>
  </w:style>
  <w:style w:type="character" w:customStyle="1" w:styleId="eop">
    <w:name w:val="eop"/>
    <w:basedOn w:val="DefaultParagraphFont"/>
    <w:rsid w:val="00107111"/>
  </w:style>
  <w:style w:type="character" w:customStyle="1" w:styleId="wacimagecontainer">
    <w:name w:val="wacimagecontainer"/>
    <w:basedOn w:val="DefaultParagraphFont"/>
    <w:rsid w:val="00107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7087">
      <w:bodyDiv w:val="1"/>
      <w:marLeft w:val="0"/>
      <w:marRight w:val="0"/>
      <w:marTop w:val="0"/>
      <w:marBottom w:val="0"/>
      <w:divBdr>
        <w:top w:val="none" w:sz="0" w:space="0" w:color="auto"/>
        <w:left w:val="none" w:sz="0" w:space="0" w:color="auto"/>
        <w:bottom w:val="none" w:sz="0" w:space="0" w:color="auto"/>
        <w:right w:val="none" w:sz="0" w:space="0" w:color="auto"/>
      </w:divBdr>
    </w:div>
    <w:div w:id="40597355">
      <w:bodyDiv w:val="1"/>
      <w:marLeft w:val="0"/>
      <w:marRight w:val="0"/>
      <w:marTop w:val="0"/>
      <w:marBottom w:val="0"/>
      <w:divBdr>
        <w:top w:val="none" w:sz="0" w:space="0" w:color="auto"/>
        <w:left w:val="none" w:sz="0" w:space="0" w:color="auto"/>
        <w:bottom w:val="none" w:sz="0" w:space="0" w:color="auto"/>
        <w:right w:val="none" w:sz="0" w:space="0" w:color="auto"/>
      </w:divBdr>
    </w:div>
    <w:div w:id="184908865">
      <w:bodyDiv w:val="1"/>
      <w:marLeft w:val="0"/>
      <w:marRight w:val="0"/>
      <w:marTop w:val="0"/>
      <w:marBottom w:val="0"/>
      <w:divBdr>
        <w:top w:val="none" w:sz="0" w:space="0" w:color="auto"/>
        <w:left w:val="none" w:sz="0" w:space="0" w:color="auto"/>
        <w:bottom w:val="none" w:sz="0" w:space="0" w:color="auto"/>
        <w:right w:val="none" w:sz="0" w:space="0" w:color="auto"/>
      </w:divBdr>
    </w:div>
    <w:div w:id="352387773">
      <w:bodyDiv w:val="1"/>
      <w:marLeft w:val="0"/>
      <w:marRight w:val="0"/>
      <w:marTop w:val="0"/>
      <w:marBottom w:val="0"/>
      <w:divBdr>
        <w:top w:val="none" w:sz="0" w:space="0" w:color="auto"/>
        <w:left w:val="none" w:sz="0" w:space="0" w:color="auto"/>
        <w:bottom w:val="none" w:sz="0" w:space="0" w:color="auto"/>
        <w:right w:val="none" w:sz="0" w:space="0" w:color="auto"/>
      </w:divBdr>
    </w:div>
    <w:div w:id="488257425">
      <w:bodyDiv w:val="1"/>
      <w:marLeft w:val="0"/>
      <w:marRight w:val="0"/>
      <w:marTop w:val="0"/>
      <w:marBottom w:val="0"/>
      <w:divBdr>
        <w:top w:val="none" w:sz="0" w:space="0" w:color="auto"/>
        <w:left w:val="none" w:sz="0" w:space="0" w:color="auto"/>
        <w:bottom w:val="none" w:sz="0" w:space="0" w:color="auto"/>
        <w:right w:val="none" w:sz="0" w:space="0" w:color="auto"/>
      </w:divBdr>
    </w:div>
    <w:div w:id="559482063">
      <w:bodyDiv w:val="1"/>
      <w:marLeft w:val="0"/>
      <w:marRight w:val="0"/>
      <w:marTop w:val="0"/>
      <w:marBottom w:val="0"/>
      <w:divBdr>
        <w:top w:val="none" w:sz="0" w:space="0" w:color="auto"/>
        <w:left w:val="none" w:sz="0" w:space="0" w:color="auto"/>
        <w:bottom w:val="none" w:sz="0" w:space="0" w:color="auto"/>
        <w:right w:val="none" w:sz="0" w:space="0" w:color="auto"/>
      </w:divBdr>
    </w:div>
    <w:div w:id="618728004">
      <w:bodyDiv w:val="1"/>
      <w:marLeft w:val="0"/>
      <w:marRight w:val="0"/>
      <w:marTop w:val="0"/>
      <w:marBottom w:val="0"/>
      <w:divBdr>
        <w:top w:val="none" w:sz="0" w:space="0" w:color="auto"/>
        <w:left w:val="none" w:sz="0" w:space="0" w:color="auto"/>
        <w:bottom w:val="none" w:sz="0" w:space="0" w:color="auto"/>
        <w:right w:val="none" w:sz="0" w:space="0" w:color="auto"/>
      </w:divBdr>
    </w:div>
    <w:div w:id="620108552">
      <w:bodyDiv w:val="1"/>
      <w:marLeft w:val="0"/>
      <w:marRight w:val="0"/>
      <w:marTop w:val="0"/>
      <w:marBottom w:val="0"/>
      <w:divBdr>
        <w:top w:val="none" w:sz="0" w:space="0" w:color="auto"/>
        <w:left w:val="none" w:sz="0" w:space="0" w:color="auto"/>
        <w:bottom w:val="none" w:sz="0" w:space="0" w:color="auto"/>
        <w:right w:val="none" w:sz="0" w:space="0" w:color="auto"/>
      </w:divBdr>
    </w:div>
    <w:div w:id="718406161">
      <w:bodyDiv w:val="1"/>
      <w:marLeft w:val="0"/>
      <w:marRight w:val="0"/>
      <w:marTop w:val="0"/>
      <w:marBottom w:val="0"/>
      <w:divBdr>
        <w:top w:val="none" w:sz="0" w:space="0" w:color="auto"/>
        <w:left w:val="none" w:sz="0" w:space="0" w:color="auto"/>
        <w:bottom w:val="none" w:sz="0" w:space="0" w:color="auto"/>
        <w:right w:val="none" w:sz="0" w:space="0" w:color="auto"/>
      </w:divBdr>
    </w:div>
    <w:div w:id="796945717">
      <w:bodyDiv w:val="1"/>
      <w:marLeft w:val="0"/>
      <w:marRight w:val="0"/>
      <w:marTop w:val="0"/>
      <w:marBottom w:val="0"/>
      <w:divBdr>
        <w:top w:val="none" w:sz="0" w:space="0" w:color="auto"/>
        <w:left w:val="none" w:sz="0" w:space="0" w:color="auto"/>
        <w:bottom w:val="none" w:sz="0" w:space="0" w:color="auto"/>
        <w:right w:val="none" w:sz="0" w:space="0" w:color="auto"/>
      </w:divBdr>
    </w:div>
    <w:div w:id="805926361">
      <w:bodyDiv w:val="1"/>
      <w:marLeft w:val="0"/>
      <w:marRight w:val="0"/>
      <w:marTop w:val="0"/>
      <w:marBottom w:val="0"/>
      <w:divBdr>
        <w:top w:val="none" w:sz="0" w:space="0" w:color="auto"/>
        <w:left w:val="none" w:sz="0" w:space="0" w:color="auto"/>
        <w:bottom w:val="none" w:sz="0" w:space="0" w:color="auto"/>
        <w:right w:val="none" w:sz="0" w:space="0" w:color="auto"/>
      </w:divBdr>
    </w:div>
    <w:div w:id="926961309">
      <w:bodyDiv w:val="1"/>
      <w:marLeft w:val="0"/>
      <w:marRight w:val="0"/>
      <w:marTop w:val="0"/>
      <w:marBottom w:val="0"/>
      <w:divBdr>
        <w:top w:val="none" w:sz="0" w:space="0" w:color="auto"/>
        <w:left w:val="none" w:sz="0" w:space="0" w:color="auto"/>
        <w:bottom w:val="none" w:sz="0" w:space="0" w:color="auto"/>
        <w:right w:val="none" w:sz="0" w:space="0" w:color="auto"/>
      </w:divBdr>
      <w:divsChild>
        <w:div w:id="1175926469">
          <w:marLeft w:val="0"/>
          <w:marRight w:val="0"/>
          <w:marTop w:val="0"/>
          <w:marBottom w:val="0"/>
          <w:divBdr>
            <w:top w:val="none" w:sz="0" w:space="0" w:color="auto"/>
            <w:left w:val="none" w:sz="0" w:space="0" w:color="auto"/>
            <w:bottom w:val="none" w:sz="0" w:space="0" w:color="auto"/>
            <w:right w:val="none" w:sz="0" w:space="0" w:color="auto"/>
          </w:divBdr>
          <w:divsChild>
            <w:div w:id="435029341">
              <w:marLeft w:val="0"/>
              <w:marRight w:val="0"/>
              <w:marTop w:val="0"/>
              <w:marBottom w:val="0"/>
              <w:divBdr>
                <w:top w:val="none" w:sz="0" w:space="0" w:color="auto"/>
                <w:left w:val="none" w:sz="0" w:space="0" w:color="auto"/>
                <w:bottom w:val="none" w:sz="0" w:space="0" w:color="auto"/>
                <w:right w:val="none" w:sz="0" w:space="0" w:color="auto"/>
              </w:divBdr>
              <w:divsChild>
                <w:div w:id="850265055">
                  <w:marLeft w:val="0"/>
                  <w:marRight w:val="0"/>
                  <w:marTop w:val="0"/>
                  <w:marBottom w:val="0"/>
                  <w:divBdr>
                    <w:top w:val="none" w:sz="0" w:space="0" w:color="auto"/>
                    <w:left w:val="none" w:sz="0" w:space="0" w:color="auto"/>
                    <w:bottom w:val="none" w:sz="0" w:space="0" w:color="auto"/>
                    <w:right w:val="none" w:sz="0" w:space="0" w:color="auto"/>
                  </w:divBdr>
                  <w:divsChild>
                    <w:div w:id="1923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22573">
      <w:bodyDiv w:val="1"/>
      <w:marLeft w:val="0"/>
      <w:marRight w:val="0"/>
      <w:marTop w:val="0"/>
      <w:marBottom w:val="0"/>
      <w:divBdr>
        <w:top w:val="none" w:sz="0" w:space="0" w:color="auto"/>
        <w:left w:val="none" w:sz="0" w:space="0" w:color="auto"/>
        <w:bottom w:val="none" w:sz="0" w:space="0" w:color="auto"/>
        <w:right w:val="none" w:sz="0" w:space="0" w:color="auto"/>
      </w:divBdr>
    </w:div>
    <w:div w:id="1053501007">
      <w:bodyDiv w:val="1"/>
      <w:marLeft w:val="0"/>
      <w:marRight w:val="0"/>
      <w:marTop w:val="0"/>
      <w:marBottom w:val="0"/>
      <w:divBdr>
        <w:top w:val="none" w:sz="0" w:space="0" w:color="auto"/>
        <w:left w:val="none" w:sz="0" w:space="0" w:color="auto"/>
        <w:bottom w:val="none" w:sz="0" w:space="0" w:color="auto"/>
        <w:right w:val="none" w:sz="0" w:space="0" w:color="auto"/>
      </w:divBdr>
    </w:div>
    <w:div w:id="1203328118">
      <w:bodyDiv w:val="1"/>
      <w:marLeft w:val="0"/>
      <w:marRight w:val="0"/>
      <w:marTop w:val="0"/>
      <w:marBottom w:val="0"/>
      <w:divBdr>
        <w:top w:val="none" w:sz="0" w:space="0" w:color="auto"/>
        <w:left w:val="none" w:sz="0" w:space="0" w:color="auto"/>
        <w:bottom w:val="none" w:sz="0" w:space="0" w:color="auto"/>
        <w:right w:val="none" w:sz="0" w:space="0" w:color="auto"/>
      </w:divBdr>
      <w:divsChild>
        <w:div w:id="442919732">
          <w:marLeft w:val="0"/>
          <w:marRight w:val="0"/>
          <w:marTop w:val="0"/>
          <w:marBottom w:val="0"/>
          <w:divBdr>
            <w:top w:val="none" w:sz="0" w:space="0" w:color="auto"/>
            <w:left w:val="none" w:sz="0" w:space="0" w:color="auto"/>
            <w:bottom w:val="none" w:sz="0" w:space="0" w:color="auto"/>
            <w:right w:val="none" w:sz="0" w:space="0" w:color="auto"/>
          </w:divBdr>
          <w:divsChild>
            <w:div w:id="1649095904">
              <w:marLeft w:val="0"/>
              <w:marRight w:val="0"/>
              <w:marTop w:val="0"/>
              <w:marBottom w:val="0"/>
              <w:divBdr>
                <w:top w:val="none" w:sz="0" w:space="0" w:color="auto"/>
                <w:left w:val="none" w:sz="0" w:space="0" w:color="auto"/>
                <w:bottom w:val="none" w:sz="0" w:space="0" w:color="auto"/>
                <w:right w:val="none" w:sz="0" w:space="0" w:color="auto"/>
              </w:divBdr>
              <w:divsChild>
                <w:div w:id="434329175">
                  <w:marLeft w:val="0"/>
                  <w:marRight w:val="0"/>
                  <w:marTop w:val="0"/>
                  <w:marBottom w:val="0"/>
                  <w:divBdr>
                    <w:top w:val="none" w:sz="0" w:space="0" w:color="auto"/>
                    <w:left w:val="none" w:sz="0" w:space="0" w:color="auto"/>
                    <w:bottom w:val="none" w:sz="0" w:space="0" w:color="auto"/>
                    <w:right w:val="none" w:sz="0" w:space="0" w:color="auto"/>
                  </w:divBdr>
                  <w:divsChild>
                    <w:div w:id="17400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049010">
      <w:bodyDiv w:val="1"/>
      <w:marLeft w:val="0"/>
      <w:marRight w:val="0"/>
      <w:marTop w:val="0"/>
      <w:marBottom w:val="0"/>
      <w:divBdr>
        <w:top w:val="none" w:sz="0" w:space="0" w:color="auto"/>
        <w:left w:val="none" w:sz="0" w:space="0" w:color="auto"/>
        <w:bottom w:val="none" w:sz="0" w:space="0" w:color="auto"/>
        <w:right w:val="none" w:sz="0" w:space="0" w:color="auto"/>
      </w:divBdr>
    </w:div>
    <w:div w:id="1258172702">
      <w:bodyDiv w:val="1"/>
      <w:marLeft w:val="0"/>
      <w:marRight w:val="0"/>
      <w:marTop w:val="0"/>
      <w:marBottom w:val="0"/>
      <w:divBdr>
        <w:top w:val="none" w:sz="0" w:space="0" w:color="auto"/>
        <w:left w:val="none" w:sz="0" w:space="0" w:color="auto"/>
        <w:bottom w:val="none" w:sz="0" w:space="0" w:color="auto"/>
        <w:right w:val="none" w:sz="0" w:space="0" w:color="auto"/>
      </w:divBdr>
    </w:div>
    <w:div w:id="1259874230">
      <w:bodyDiv w:val="1"/>
      <w:marLeft w:val="0"/>
      <w:marRight w:val="0"/>
      <w:marTop w:val="0"/>
      <w:marBottom w:val="0"/>
      <w:divBdr>
        <w:top w:val="none" w:sz="0" w:space="0" w:color="auto"/>
        <w:left w:val="none" w:sz="0" w:space="0" w:color="auto"/>
        <w:bottom w:val="none" w:sz="0" w:space="0" w:color="auto"/>
        <w:right w:val="none" w:sz="0" w:space="0" w:color="auto"/>
      </w:divBdr>
    </w:div>
    <w:div w:id="1273365977">
      <w:bodyDiv w:val="1"/>
      <w:marLeft w:val="0"/>
      <w:marRight w:val="0"/>
      <w:marTop w:val="0"/>
      <w:marBottom w:val="0"/>
      <w:divBdr>
        <w:top w:val="none" w:sz="0" w:space="0" w:color="auto"/>
        <w:left w:val="none" w:sz="0" w:space="0" w:color="auto"/>
        <w:bottom w:val="none" w:sz="0" w:space="0" w:color="auto"/>
        <w:right w:val="none" w:sz="0" w:space="0" w:color="auto"/>
      </w:divBdr>
      <w:divsChild>
        <w:div w:id="12919522">
          <w:marLeft w:val="0"/>
          <w:marRight w:val="0"/>
          <w:marTop w:val="0"/>
          <w:marBottom w:val="0"/>
          <w:divBdr>
            <w:top w:val="none" w:sz="0" w:space="0" w:color="auto"/>
            <w:left w:val="none" w:sz="0" w:space="0" w:color="auto"/>
            <w:bottom w:val="none" w:sz="0" w:space="0" w:color="auto"/>
            <w:right w:val="none" w:sz="0" w:space="0" w:color="auto"/>
          </w:divBdr>
          <w:divsChild>
            <w:div w:id="680088849">
              <w:marLeft w:val="0"/>
              <w:marRight w:val="0"/>
              <w:marTop w:val="0"/>
              <w:marBottom w:val="0"/>
              <w:divBdr>
                <w:top w:val="none" w:sz="0" w:space="0" w:color="auto"/>
                <w:left w:val="none" w:sz="0" w:space="0" w:color="auto"/>
                <w:bottom w:val="none" w:sz="0" w:space="0" w:color="auto"/>
                <w:right w:val="none" w:sz="0" w:space="0" w:color="auto"/>
              </w:divBdr>
              <w:divsChild>
                <w:div w:id="38625788">
                  <w:marLeft w:val="0"/>
                  <w:marRight w:val="0"/>
                  <w:marTop w:val="0"/>
                  <w:marBottom w:val="0"/>
                  <w:divBdr>
                    <w:top w:val="none" w:sz="0" w:space="0" w:color="auto"/>
                    <w:left w:val="none" w:sz="0" w:space="0" w:color="auto"/>
                    <w:bottom w:val="none" w:sz="0" w:space="0" w:color="auto"/>
                    <w:right w:val="none" w:sz="0" w:space="0" w:color="auto"/>
                  </w:divBdr>
                  <w:divsChild>
                    <w:div w:id="17227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85117">
      <w:bodyDiv w:val="1"/>
      <w:marLeft w:val="0"/>
      <w:marRight w:val="0"/>
      <w:marTop w:val="0"/>
      <w:marBottom w:val="0"/>
      <w:divBdr>
        <w:top w:val="none" w:sz="0" w:space="0" w:color="auto"/>
        <w:left w:val="none" w:sz="0" w:space="0" w:color="auto"/>
        <w:bottom w:val="none" w:sz="0" w:space="0" w:color="auto"/>
        <w:right w:val="none" w:sz="0" w:space="0" w:color="auto"/>
      </w:divBdr>
      <w:divsChild>
        <w:div w:id="924923613">
          <w:marLeft w:val="0"/>
          <w:marRight w:val="0"/>
          <w:marTop w:val="0"/>
          <w:marBottom w:val="0"/>
          <w:divBdr>
            <w:top w:val="none" w:sz="0" w:space="0" w:color="auto"/>
            <w:left w:val="none" w:sz="0" w:space="0" w:color="auto"/>
            <w:bottom w:val="none" w:sz="0" w:space="0" w:color="auto"/>
            <w:right w:val="none" w:sz="0" w:space="0" w:color="auto"/>
          </w:divBdr>
          <w:divsChild>
            <w:div w:id="629362024">
              <w:marLeft w:val="0"/>
              <w:marRight w:val="0"/>
              <w:marTop w:val="0"/>
              <w:marBottom w:val="0"/>
              <w:divBdr>
                <w:top w:val="none" w:sz="0" w:space="0" w:color="auto"/>
                <w:left w:val="none" w:sz="0" w:space="0" w:color="auto"/>
                <w:bottom w:val="none" w:sz="0" w:space="0" w:color="auto"/>
                <w:right w:val="none" w:sz="0" w:space="0" w:color="auto"/>
              </w:divBdr>
              <w:divsChild>
                <w:div w:id="1783261376">
                  <w:marLeft w:val="0"/>
                  <w:marRight w:val="0"/>
                  <w:marTop w:val="0"/>
                  <w:marBottom w:val="0"/>
                  <w:divBdr>
                    <w:top w:val="none" w:sz="0" w:space="0" w:color="auto"/>
                    <w:left w:val="none" w:sz="0" w:space="0" w:color="auto"/>
                    <w:bottom w:val="none" w:sz="0" w:space="0" w:color="auto"/>
                    <w:right w:val="none" w:sz="0" w:space="0" w:color="auto"/>
                  </w:divBdr>
                  <w:divsChild>
                    <w:div w:id="17150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88165">
      <w:bodyDiv w:val="1"/>
      <w:marLeft w:val="0"/>
      <w:marRight w:val="0"/>
      <w:marTop w:val="0"/>
      <w:marBottom w:val="0"/>
      <w:divBdr>
        <w:top w:val="none" w:sz="0" w:space="0" w:color="auto"/>
        <w:left w:val="none" w:sz="0" w:space="0" w:color="auto"/>
        <w:bottom w:val="none" w:sz="0" w:space="0" w:color="auto"/>
        <w:right w:val="none" w:sz="0" w:space="0" w:color="auto"/>
      </w:divBdr>
      <w:divsChild>
        <w:div w:id="687099591">
          <w:marLeft w:val="0"/>
          <w:marRight w:val="0"/>
          <w:marTop w:val="0"/>
          <w:marBottom w:val="0"/>
          <w:divBdr>
            <w:top w:val="none" w:sz="0" w:space="0" w:color="auto"/>
            <w:left w:val="none" w:sz="0" w:space="0" w:color="auto"/>
            <w:bottom w:val="none" w:sz="0" w:space="0" w:color="auto"/>
            <w:right w:val="none" w:sz="0" w:space="0" w:color="auto"/>
          </w:divBdr>
          <w:divsChild>
            <w:div w:id="1139229218">
              <w:marLeft w:val="0"/>
              <w:marRight w:val="0"/>
              <w:marTop w:val="0"/>
              <w:marBottom w:val="0"/>
              <w:divBdr>
                <w:top w:val="none" w:sz="0" w:space="0" w:color="auto"/>
                <w:left w:val="none" w:sz="0" w:space="0" w:color="auto"/>
                <w:bottom w:val="none" w:sz="0" w:space="0" w:color="auto"/>
                <w:right w:val="none" w:sz="0" w:space="0" w:color="auto"/>
              </w:divBdr>
              <w:divsChild>
                <w:div w:id="1462109566">
                  <w:marLeft w:val="0"/>
                  <w:marRight w:val="0"/>
                  <w:marTop w:val="0"/>
                  <w:marBottom w:val="0"/>
                  <w:divBdr>
                    <w:top w:val="none" w:sz="0" w:space="0" w:color="auto"/>
                    <w:left w:val="none" w:sz="0" w:space="0" w:color="auto"/>
                    <w:bottom w:val="none" w:sz="0" w:space="0" w:color="auto"/>
                    <w:right w:val="none" w:sz="0" w:space="0" w:color="auto"/>
                  </w:divBdr>
                  <w:divsChild>
                    <w:div w:id="7441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729632">
      <w:bodyDiv w:val="1"/>
      <w:marLeft w:val="0"/>
      <w:marRight w:val="0"/>
      <w:marTop w:val="0"/>
      <w:marBottom w:val="0"/>
      <w:divBdr>
        <w:top w:val="none" w:sz="0" w:space="0" w:color="auto"/>
        <w:left w:val="none" w:sz="0" w:space="0" w:color="auto"/>
        <w:bottom w:val="none" w:sz="0" w:space="0" w:color="auto"/>
        <w:right w:val="none" w:sz="0" w:space="0" w:color="auto"/>
      </w:divBdr>
    </w:div>
    <w:div w:id="1723990176">
      <w:bodyDiv w:val="1"/>
      <w:marLeft w:val="0"/>
      <w:marRight w:val="0"/>
      <w:marTop w:val="0"/>
      <w:marBottom w:val="0"/>
      <w:divBdr>
        <w:top w:val="none" w:sz="0" w:space="0" w:color="auto"/>
        <w:left w:val="none" w:sz="0" w:space="0" w:color="auto"/>
        <w:bottom w:val="none" w:sz="0" w:space="0" w:color="auto"/>
        <w:right w:val="none" w:sz="0" w:space="0" w:color="auto"/>
      </w:divBdr>
      <w:divsChild>
        <w:div w:id="1731417470">
          <w:marLeft w:val="0"/>
          <w:marRight w:val="0"/>
          <w:marTop w:val="0"/>
          <w:marBottom w:val="0"/>
          <w:divBdr>
            <w:top w:val="none" w:sz="0" w:space="0" w:color="auto"/>
            <w:left w:val="none" w:sz="0" w:space="0" w:color="auto"/>
            <w:bottom w:val="none" w:sz="0" w:space="0" w:color="auto"/>
            <w:right w:val="none" w:sz="0" w:space="0" w:color="auto"/>
          </w:divBdr>
          <w:divsChild>
            <w:div w:id="1911039378">
              <w:marLeft w:val="0"/>
              <w:marRight w:val="0"/>
              <w:marTop w:val="0"/>
              <w:marBottom w:val="0"/>
              <w:divBdr>
                <w:top w:val="none" w:sz="0" w:space="0" w:color="auto"/>
                <w:left w:val="none" w:sz="0" w:space="0" w:color="auto"/>
                <w:bottom w:val="none" w:sz="0" w:space="0" w:color="auto"/>
                <w:right w:val="none" w:sz="0" w:space="0" w:color="auto"/>
              </w:divBdr>
              <w:divsChild>
                <w:div w:id="195777958">
                  <w:marLeft w:val="0"/>
                  <w:marRight w:val="0"/>
                  <w:marTop w:val="0"/>
                  <w:marBottom w:val="0"/>
                  <w:divBdr>
                    <w:top w:val="none" w:sz="0" w:space="0" w:color="auto"/>
                    <w:left w:val="none" w:sz="0" w:space="0" w:color="auto"/>
                    <w:bottom w:val="none" w:sz="0" w:space="0" w:color="auto"/>
                    <w:right w:val="none" w:sz="0" w:space="0" w:color="auto"/>
                  </w:divBdr>
                  <w:divsChild>
                    <w:div w:id="8769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814347">
      <w:bodyDiv w:val="1"/>
      <w:marLeft w:val="0"/>
      <w:marRight w:val="0"/>
      <w:marTop w:val="0"/>
      <w:marBottom w:val="0"/>
      <w:divBdr>
        <w:top w:val="none" w:sz="0" w:space="0" w:color="auto"/>
        <w:left w:val="none" w:sz="0" w:space="0" w:color="auto"/>
        <w:bottom w:val="none" w:sz="0" w:space="0" w:color="auto"/>
        <w:right w:val="none" w:sz="0" w:space="0" w:color="auto"/>
      </w:divBdr>
      <w:divsChild>
        <w:div w:id="764417682">
          <w:marLeft w:val="0"/>
          <w:marRight w:val="0"/>
          <w:marTop w:val="0"/>
          <w:marBottom w:val="0"/>
          <w:divBdr>
            <w:top w:val="none" w:sz="0" w:space="0" w:color="auto"/>
            <w:left w:val="none" w:sz="0" w:space="0" w:color="auto"/>
            <w:bottom w:val="none" w:sz="0" w:space="0" w:color="auto"/>
            <w:right w:val="none" w:sz="0" w:space="0" w:color="auto"/>
          </w:divBdr>
          <w:divsChild>
            <w:div w:id="330644452">
              <w:marLeft w:val="0"/>
              <w:marRight w:val="0"/>
              <w:marTop w:val="0"/>
              <w:marBottom w:val="0"/>
              <w:divBdr>
                <w:top w:val="none" w:sz="0" w:space="0" w:color="auto"/>
                <w:left w:val="none" w:sz="0" w:space="0" w:color="auto"/>
                <w:bottom w:val="none" w:sz="0" w:space="0" w:color="auto"/>
                <w:right w:val="none" w:sz="0" w:space="0" w:color="auto"/>
              </w:divBdr>
              <w:divsChild>
                <w:div w:id="366761860">
                  <w:marLeft w:val="0"/>
                  <w:marRight w:val="0"/>
                  <w:marTop w:val="0"/>
                  <w:marBottom w:val="0"/>
                  <w:divBdr>
                    <w:top w:val="none" w:sz="0" w:space="0" w:color="auto"/>
                    <w:left w:val="none" w:sz="0" w:space="0" w:color="auto"/>
                    <w:bottom w:val="none" w:sz="0" w:space="0" w:color="auto"/>
                    <w:right w:val="none" w:sz="0" w:space="0" w:color="auto"/>
                  </w:divBdr>
                  <w:divsChild>
                    <w:div w:id="11514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843828">
      <w:bodyDiv w:val="1"/>
      <w:marLeft w:val="0"/>
      <w:marRight w:val="0"/>
      <w:marTop w:val="0"/>
      <w:marBottom w:val="0"/>
      <w:divBdr>
        <w:top w:val="none" w:sz="0" w:space="0" w:color="auto"/>
        <w:left w:val="none" w:sz="0" w:space="0" w:color="auto"/>
        <w:bottom w:val="none" w:sz="0" w:space="0" w:color="auto"/>
        <w:right w:val="none" w:sz="0" w:space="0" w:color="auto"/>
      </w:divBdr>
    </w:div>
    <w:div w:id="1849176878">
      <w:bodyDiv w:val="1"/>
      <w:marLeft w:val="0"/>
      <w:marRight w:val="0"/>
      <w:marTop w:val="0"/>
      <w:marBottom w:val="0"/>
      <w:divBdr>
        <w:top w:val="none" w:sz="0" w:space="0" w:color="auto"/>
        <w:left w:val="none" w:sz="0" w:space="0" w:color="auto"/>
        <w:bottom w:val="none" w:sz="0" w:space="0" w:color="auto"/>
        <w:right w:val="none" w:sz="0" w:space="0" w:color="auto"/>
      </w:divBdr>
    </w:div>
    <w:div w:id="1871797932">
      <w:bodyDiv w:val="1"/>
      <w:marLeft w:val="0"/>
      <w:marRight w:val="0"/>
      <w:marTop w:val="0"/>
      <w:marBottom w:val="0"/>
      <w:divBdr>
        <w:top w:val="none" w:sz="0" w:space="0" w:color="auto"/>
        <w:left w:val="none" w:sz="0" w:space="0" w:color="auto"/>
        <w:bottom w:val="none" w:sz="0" w:space="0" w:color="auto"/>
        <w:right w:val="none" w:sz="0" w:space="0" w:color="auto"/>
      </w:divBdr>
    </w:div>
    <w:div w:id="1878855654">
      <w:bodyDiv w:val="1"/>
      <w:marLeft w:val="0"/>
      <w:marRight w:val="0"/>
      <w:marTop w:val="0"/>
      <w:marBottom w:val="0"/>
      <w:divBdr>
        <w:top w:val="none" w:sz="0" w:space="0" w:color="auto"/>
        <w:left w:val="none" w:sz="0" w:space="0" w:color="auto"/>
        <w:bottom w:val="none" w:sz="0" w:space="0" w:color="auto"/>
        <w:right w:val="none" w:sz="0" w:space="0" w:color="auto"/>
      </w:divBdr>
    </w:div>
    <w:div w:id="1933122686">
      <w:bodyDiv w:val="1"/>
      <w:marLeft w:val="0"/>
      <w:marRight w:val="0"/>
      <w:marTop w:val="0"/>
      <w:marBottom w:val="0"/>
      <w:divBdr>
        <w:top w:val="none" w:sz="0" w:space="0" w:color="auto"/>
        <w:left w:val="none" w:sz="0" w:space="0" w:color="auto"/>
        <w:bottom w:val="none" w:sz="0" w:space="0" w:color="auto"/>
        <w:right w:val="none" w:sz="0" w:space="0" w:color="auto"/>
      </w:divBdr>
      <w:divsChild>
        <w:div w:id="807211693">
          <w:marLeft w:val="0"/>
          <w:marRight w:val="0"/>
          <w:marTop w:val="0"/>
          <w:marBottom w:val="0"/>
          <w:divBdr>
            <w:top w:val="none" w:sz="0" w:space="0" w:color="auto"/>
            <w:left w:val="none" w:sz="0" w:space="0" w:color="auto"/>
            <w:bottom w:val="none" w:sz="0" w:space="0" w:color="auto"/>
            <w:right w:val="none" w:sz="0" w:space="0" w:color="auto"/>
          </w:divBdr>
          <w:divsChild>
            <w:div w:id="840853726">
              <w:marLeft w:val="0"/>
              <w:marRight w:val="0"/>
              <w:marTop w:val="0"/>
              <w:marBottom w:val="0"/>
              <w:divBdr>
                <w:top w:val="none" w:sz="0" w:space="0" w:color="auto"/>
                <w:left w:val="none" w:sz="0" w:space="0" w:color="auto"/>
                <w:bottom w:val="none" w:sz="0" w:space="0" w:color="auto"/>
                <w:right w:val="none" w:sz="0" w:space="0" w:color="auto"/>
              </w:divBdr>
              <w:divsChild>
                <w:div w:id="1817448140">
                  <w:marLeft w:val="0"/>
                  <w:marRight w:val="0"/>
                  <w:marTop w:val="0"/>
                  <w:marBottom w:val="0"/>
                  <w:divBdr>
                    <w:top w:val="none" w:sz="0" w:space="0" w:color="auto"/>
                    <w:left w:val="none" w:sz="0" w:space="0" w:color="auto"/>
                    <w:bottom w:val="none" w:sz="0" w:space="0" w:color="auto"/>
                    <w:right w:val="none" w:sz="0" w:space="0" w:color="auto"/>
                  </w:divBdr>
                  <w:divsChild>
                    <w:div w:id="10004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87787">
      <w:bodyDiv w:val="1"/>
      <w:marLeft w:val="0"/>
      <w:marRight w:val="0"/>
      <w:marTop w:val="0"/>
      <w:marBottom w:val="0"/>
      <w:divBdr>
        <w:top w:val="none" w:sz="0" w:space="0" w:color="auto"/>
        <w:left w:val="none" w:sz="0" w:space="0" w:color="auto"/>
        <w:bottom w:val="none" w:sz="0" w:space="0" w:color="auto"/>
        <w:right w:val="none" w:sz="0" w:space="0" w:color="auto"/>
      </w:divBdr>
    </w:div>
    <w:div w:id="1992707301">
      <w:bodyDiv w:val="1"/>
      <w:marLeft w:val="0"/>
      <w:marRight w:val="0"/>
      <w:marTop w:val="0"/>
      <w:marBottom w:val="0"/>
      <w:divBdr>
        <w:top w:val="none" w:sz="0" w:space="0" w:color="auto"/>
        <w:left w:val="none" w:sz="0" w:space="0" w:color="auto"/>
        <w:bottom w:val="none" w:sz="0" w:space="0" w:color="auto"/>
        <w:right w:val="none" w:sz="0" w:space="0" w:color="auto"/>
      </w:divBdr>
    </w:div>
    <w:div w:id="2010525551">
      <w:bodyDiv w:val="1"/>
      <w:marLeft w:val="0"/>
      <w:marRight w:val="0"/>
      <w:marTop w:val="0"/>
      <w:marBottom w:val="0"/>
      <w:divBdr>
        <w:top w:val="none" w:sz="0" w:space="0" w:color="auto"/>
        <w:left w:val="none" w:sz="0" w:space="0" w:color="auto"/>
        <w:bottom w:val="none" w:sz="0" w:space="0" w:color="auto"/>
        <w:right w:val="none" w:sz="0" w:space="0" w:color="auto"/>
      </w:divBdr>
    </w:div>
    <w:div w:id="210364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mp.lib.uct.ac.z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Downloads\UCT_ARU-MARIS_MoU_PPA%20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E35ACD-93B1-1345-B9E3-894BB87AD290}">
  <we:reference id="wa104381155" version="1.1.1.0" store="en-GB" storeType="OMEX"/>
  <we:alternateReferences>
    <we:reference id="wa104381155" version="1.1.1.0" store="WA1043811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E85AC-B567-964E-A002-A2A3385A6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UCT_ARU-MARIS_MoU_PPA 6.dotx</Template>
  <TotalTime>33</TotalTime>
  <Pages>13</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Tallack</dc:creator>
  <cp:keywords/>
  <dc:description/>
  <cp:lastModifiedBy>Sarah Tallack</cp:lastModifiedBy>
  <cp:revision>2</cp:revision>
  <dcterms:created xsi:type="dcterms:W3CDTF">2025-01-20T09:42:00Z</dcterms:created>
  <dcterms:modified xsi:type="dcterms:W3CDTF">2025-01-27T22:05:00Z</dcterms:modified>
</cp:coreProperties>
</file>